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D6AD" w14:textId="77777777" w:rsidR="001E47B6" w:rsidRPr="00157BD6" w:rsidRDefault="24811F20" w:rsidP="00915421">
      <w:pPr>
        <w:pStyle w:val="Title"/>
      </w:pPr>
      <w:r>
        <w:t>Evaluating the Effectiveness of Biodiversity Surrogates for Conservation Planning in the Boreal Region of Canada</w:t>
      </w:r>
    </w:p>
    <w:p w14:paraId="672A6659" w14:textId="567992FD" w:rsidR="001E47B6" w:rsidRDefault="001E47B6" w:rsidP="00915421"/>
    <w:p w14:paraId="00A635AA" w14:textId="70645328" w:rsidR="00915421" w:rsidRPr="005034F5" w:rsidRDefault="00915421" w:rsidP="00405678">
      <w:pPr>
        <w:rPr>
          <w:lang w:val="en-CA"/>
        </w:rPr>
      </w:pPr>
      <w:r w:rsidRPr="005034F5">
        <w:rPr>
          <w:lang w:val="en-CA"/>
        </w:rPr>
        <w:t>Target journal: Ecosphere</w:t>
      </w:r>
    </w:p>
    <w:p w14:paraId="643A515E" w14:textId="63341D0E" w:rsidR="00915421" w:rsidRPr="005034F5" w:rsidRDefault="00915421" w:rsidP="00405678">
      <w:pPr>
        <w:rPr>
          <w:lang w:val="en-CA"/>
        </w:rPr>
      </w:pPr>
    </w:p>
    <w:p w14:paraId="29EEECFA" w14:textId="2DC4EDFB" w:rsidR="006F15AA" w:rsidRPr="005034F5" w:rsidRDefault="00BA1586" w:rsidP="006F15AA">
      <w:pPr>
        <w:rPr>
          <w:lang w:val="en-CA"/>
        </w:rPr>
      </w:pPr>
      <w:r>
        <w:rPr>
          <w:lang w:val="en-CA"/>
        </w:rPr>
        <w:t>January</w:t>
      </w:r>
      <w:r w:rsidR="001C1035">
        <w:rPr>
          <w:lang w:val="en-CA"/>
        </w:rPr>
        <w:t xml:space="preserve"> </w:t>
      </w:r>
      <w:r w:rsidR="00C15FE4">
        <w:rPr>
          <w:lang w:val="en-CA"/>
        </w:rPr>
        <w:t>2</w:t>
      </w:r>
      <w:r w:rsidR="00A269FC">
        <w:rPr>
          <w:lang w:val="en-CA"/>
        </w:rPr>
        <w:t>4</w:t>
      </w:r>
      <w:r w:rsidR="006F15AA" w:rsidRPr="005034F5">
        <w:rPr>
          <w:lang w:val="en-CA"/>
        </w:rPr>
        <w:t>, 20</w:t>
      </w:r>
      <w:r>
        <w:rPr>
          <w:lang w:val="en-CA"/>
        </w:rPr>
        <w:t>20</w:t>
      </w:r>
    </w:p>
    <w:p w14:paraId="614B89B6" w14:textId="77777777" w:rsidR="006F15AA" w:rsidRPr="005034F5" w:rsidRDefault="006F15AA" w:rsidP="00405678">
      <w:pPr>
        <w:rPr>
          <w:lang w:val="en-CA"/>
        </w:rPr>
      </w:pPr>
    </w:p>
    <w:p w14:paraId="136B4EE8" w14:textId="590B9B4C" w:rsidR="006F15AA" w:rsidRPr="005034F5" w:rsidRDefault="006F15AA" w:rsidP="006F15AA">
      <w:pPr>
        <w:rPr>
          <w:lang w:val="en-CA"/>
        </w:rPr>
      </w:pPr>
      <w:r w:rsidRPr="005034F5">
        <w:rPr>
          <w:lang w:val="en-CA"/>
        </w:rPr>
        <w:t>Authors: order TBD</w:t>
      </w:r>
    </w:p>
    <w:p w14:paraId="2D51A3E7" w14:textId="77777777" w:rsidR="006F15AA" w:rsidRPr="005034F5" w:rsidRDefault="006F15AA" w:rsidP="006F15AA">
      <w:pPr>
        <w:rPr>
          <w:lang w:val="en-CA"/>
        </w:rPr>
      </w:pPr>
    </w:p>
    <w:p w14:paraId="16BEE8CF" w14:textId="77777777" w:rsidR="006F15AA" w:rsidRPr="00A11E52" w:rsidRDefault="006F15AA" w:rsidP="006F15AA">
      <w:pPr>
        <w:rPr>
          <w:lang w:val="fr-FR"/>
        </w:rPr>
      </w:pPr>
      <w:r w:rsidRPr="00A11E52">
        <w:rPr>
          <w:lang w:val="fr-FR"/>
        </w:rPr>
        <w:t>Pierre R. Vernier</w:t>
      </w:r>
      <w:r w:rsidRPr="00A11E52">
        <w:rPr>
          <w:vertAlign w:val="superscript"/>
          <w:lang w:val="fr-FR"/>
        </w:rPr>
        <w:t>1*</w:t>
      </w:r>
      <w:r w:rsidRPr="00A11E52">
        <w:rPr>
          <w:lang w:val="fr-FR"/>
        </w:rPr>
        <w:t xml:space="preserve"> (</w:t>
      </w:r>
      <w:hyperlink r:id="rId8" w:history="1">
        <w:r w:rsidRPr="00A11E52">
          <w:rPr>
            <w:rStyle w:val="Hyperlink"/>
            <w:lang w:val="fr-FR"/>
          </w:rPr>
          <w:t>pierre.vernier@gmail.com</w:t>
        </w:r>
      </w:hyperlink>
      <w:r w:rsidRPr="00A11E52">
        <w:rPr>
          <w:lang w:val="fr-FR"/>
        </w:rPr>
        <w:t>)</w:t>
      </w:r>
    </w:p>
    <w:p w14:paraId="34F60E76" w14:textId="77777777" w:rsidR="006F15AA" w:rsidRPr="005034F5" w:rsidRDefault="006F15AA" w:rsidP="006F15AA">
      <w:pPr>
        <w:rPr>
          <w:lang w:val="en-CA"/>
        </w:rPr>
      </w:pPr>
      <w:r w:rsidRPr="005034F5">
        <w:rPr>
          <w:lang w:val="en-CA"/>
        </w:rPr>
        <w:t>Marc Edwards</w:t>
      </w:r>
      <w:r w:rsidRPr="005034F5">
        <w:rPr>
          <w:vertAlign w:val="superscript"/>
          <w:lang w:val="en-CA"/>
        </w:rPr>
        <w:t>1</w:t>
      </w:r>
      <w:r w:rsidRPr="005034F5">
        <w:rPr>
          <w:lang w:val="en-CA"/>
        </w:rPr>
        <w:t xml:space="preserve"> (medwards219@gmail.com)</w:t>
      </w:r>
    </w:p>
    <w:p w14:paraId="5CF0B922" w14:textId="77777777" w:rsidR="00C202CF" w:rsidRPr="005034F5" w:rsidRDefault="00C202CF" w:rsidP="00C202CF">
      <w:pPr>
        <w:rPr>
          <w:lang w:val="en-CA"/>
        </w:rPr>
      </w:pPr>
      <w:r w:rsidRPr="005034F5">
        <w:rPr>
          <w:lang w:val="en-CA"/>
        </w:rPr>
        <w:t>Kimberly A. Lisgo</w:t>
      </w:r>
      <w:r w:rsidRPr="005034F5">
        <w:rPr>
          <w:vertAlign w:val="superscript"/>
          <w:lang w:val="en-CA"/>
        </w:rPr>
        <w:t>1</w:t>
      </w:r>
      <w:r w:rsidRPr="005034F5">
        <w:rPr>
          <w:lang w:val="en-CA"/>
        </w:rPr>
        <w:t xml:space="preserve"> (klisgo@ualberta.ca)</w:t>
      </w:r>
    </w:p>
    <w:p w14:paraId="5E95A6B9" w14:textId="1C332889" w:rsidR="006F15AA" w:rsidRPr="00B21ECF" w:rsidRDefault="006F15AA" w:rsidP="006F15AA">
      <w:r w:rsidRPr="00B21ECF">
        <w:t>Fiona K. A. Schmiegelow</w:t>
      </w:r>
      <w:r w:rsidR="00C52951">
        <w:rPr>
          <w:vertAlign w:val="superscript"/>
        </w:rPr>
        <w:t>1</w:t>
      </w:r>
      <w:r w:rsidRPr="00B21ECF">
        <w:t xml:space="preserve"> (fschmieg@gmail.com)</w:t>
      </w:r>
    </w:p>
    <w:p w14:paraId="18F30C4A" w14:textId="112D3273" w:rsidR="006F15AA" w:rsidRDefault="006F15AA" w:rsidP="006F15AA">
      <w:r>
        <w:t>Diana Stralberg</w:t>
      </w:r>
      <w:r w:rsidR="00C52951" w:rsidRPr="00C52951">
        <w:rPr>
          <w:vertAlign w:val="superscript"/>
        </w:rPr>
        <w:t>1,</w:t>
      </w:r>
      <w:r w:rsidR="00C52951">
        <w:rPr>
          <w:vertAlign w:val="superscript"/>
        </w:rPr>
        <w:t>2</w:t>
      </w:r>
      <w:r>
        <w:t xml:space="preserve"> (</w:t>
      </w:r>
      <w:r w:rsidRPr="001A6A43">
        <w:t>stralber@ualberta.ca</w:t>
      </w:r>
      <w:r>
        <w:t>)</w:t>
      </w:r>
    </w:p>
    <w:p w14:paraId="3F2B42D5" w14:textId="351C97EA" w:rsidR="006F15AA" w:rsidRDefault="006F15AA" w:rsidP="006F15AA">
      <w:r w:rsidRPr="00B21ECF">
        <w:t>Steve Cumming</w:t>
      </w:r>
      <w:r w:rsidR="00C52951">
        <w:rPr>
          <w:vertAlign w:val="superscript"/>
        </w:rPr>
        <w:t>3</w:t>
      </w:r>
      <w:r>
        <w:t xml:space="preserve"> (</w:t>
      </w:r>
      <w:r w:rsidRPr="00B21ECF">
        <w:t>stevec.boreal@gmail.com</w:t>
      </w:r>
      <w:r>
        <w:t>)</w:t>
      </w:r>
    </w:p>
    <w:p w14:paraId="79AFB7F2" w14:textId="1262FFFC" w:rsidR="006F15AA" w:rsidRDefault="006F15AA" w:rsidP="006F15AA"/>
    <w:p w14:paraId="7B0333DF" w14:textId="77777777" w:rsidR="00CB4AD3" w:rsidRDefault="00CB4AD3" w:rsidP="006F15AA"/>
    <w:p w14:paraId="6530C58F" w14:textId="05FF9345" w:rsidR="006F15AA" w:rsidRPr="00B21ECF" w:rsidRDefault="006F15AA" w:rsidP="006F15AA">
      <w:r w:rsidRPr="00B21ECF">
        <w:rPr>
          <w:vertAlign w:val="superscript"/>
        </w:rPr>
        <w:t>1</w:t>
      </w:r>
      <w:r w:rsidR="00C127AB" w:rsidRPr="00C127AB">
        <w:t>Department of Renewable Resources, University of Alberta, 751 General Services Building, Edmonton, Alberta T6G 2H1 Canada</w:t>
      </w:r>
    </w:p>
    <w:p w14:paraId="7F4033E5" w14:textId="1693B07B" w:rsidR="006F15AA" w:rsidRPr="00B21ECF" w:rsidRDefault="00C52951" w:rsidP="006F15AA">
      <w:r>
        <w:rPr>
          <w:vertAlign w:val="superscript"/>
        </w:rPr>
        <w:t>2</w:t>
      </w:r>
      <w:r w:rsidRPr="00C127AB">
        <w:t>Department of Biological Sciences, University of Alberta, CW 405, Biological Sciences Building, Edmonton, Alberta T6G 2E9 Canada</w:t>
      </w:r>
    </w:p>
    <w:p w14:paraId="5A1A1233" w14:textId="2BCFD97A" w:rsidR="006F15AA" w:rsidRPr="00C202CF" w:rsidRDefault="00C52951" w:rsidP="006F15AA">
      <w:pPr>
        <w:rPr>
          <w:lang w:val="fr-FR"/>
        </w:rPr>
      </w:pPr>
      <w:r w:rsidRPr="00C202CF">
        <w:rPr>
          <w:vertAlign w:val="superscript"/>
          <w:lang w:val="fr-FR"/>
        </w:rPr>
        <w:t>3</w:t>
      </w:r>
      <w:r w:rsidR="00C202CF" w:rsidRPr="00C202CF">
        <w:rPr>
          <w:lang w:val="fr-FR"/>
        </w:rPr>
        <w:t>D</w:t>
      </w:r>
      <w:r w:rsidR="00C202CF">
        <w:rPr>
          <w:rFonts w:cstheme="minorHAnsi"/>
          <w:lang w:val="fr-FR"/>
        </w:rPr>
        <w:t>é</w:t>
      </w:r>
      <w:r w:rsidR="00C202CF" w:rsidRPr="00C202CF">
        <w:rPr>
          <w:lang w:val="fr-FR"/>
        </w:rPr>
        <w:t>partement des sciences du bois et de la foret, Universit</w:t>
      </w:r>
      <w:r w:rsidR="00C202CF">
        <w:rPr>
          <w:rFonts w:cstheme="minorHAnsi"/>
          <w:lang w:val="fr-FR"/>
        </w:rPr>
        <w:t>é</w:t>
      </w:r>
      <w:r w:rsidR="00C202CF" w:rsidRPr="00C202CF">
        <w:rPr>
          <w:lang w:val="fr-FR"/>
        </w:rPr>
        <w:t xml:space="preserve"> Laval, Qu</w:t>
      </w:r>
      <w:r w:rsidR="00C202CF">
        <w:rPr>
          <w:rFonts w:cstheme="minorHAnsi"/>
          <w:lang w:val="fr-FR"/>
        </w:rPr>
        <w:t>é</w:t>
      </w:r>
      <w:r w:rsidR="00C202CF" w:rsidRPr="00C202CF">
        <w:rPr>
          <w:lang w:val="fr-FR"/>
        </w:rPr>
        <w:t>bec, Qu</w:t>
      </w:r>
      <w:r w:rsidR="00C202CF">
        <w:rPr>
          <w:rFonts w:cstheme="minorHAnsi"/>
          <w:lang w:val="fr-FR"/>
        </w:rPr>
        <w:t>é</w:t>
      </w:r>
      <w:r w:rsidR="00C202CF" w:rsidRPr="00C202CF">
        <w:rPr>
          <w:lang w:val="fr-FR"/>
        </w:rPr>
        <w:t>bec G1V 0A6 Canada</w:t>
      </w:r>
    </w:p>
    <w:p w14:paraId="2264DC45" w14:textId="77777777" w:rsidR="00CB4AD3" w:rsidRDefault="00CB4AD3" w:rsidP="006F15AA">
      <w:pPr>
        <w:rPr>
          <w:lang w:val="fr-FR"/>
        </w:rPr>
      </w:pPr>
    </w:p>
    <w:p w14:paraId="2FC94FEA" w14:textId="419F96B1" w:rsidR="006F15AA" w:rsidRPr="00943377" w:rsidRDefault="006F15AA" w:rsidP="006F15AA">
      <w:pPr>
        <w:rPr>
          <w:lang w:val="en-CA"/>
        </w:rPr>
      </w:pPr>
      <w:r w:rsidRPr="00943377">
        <w:rPr>
          <w:lang w:val="en-CA"/>
        </w:rPr>
        <w:t xml:space="preserve">*Corresponding author: Pierre R. Vernier: </w:t>
      </w:r>
      <w:hyperlink r:id="rId9" w:history="1">
        <w:r w:rsidRPr="00943377">
          <w:rPr>
            <w:rStyle w:val="Hyperlink"/>
            <w:lang w:val="en-CA"/>
          </w:rPr>
          <w:t>pierre.vernier@gmail.com</w:t>
        </w:r>
      </w:hyperlink>
      <w:r w:rsidRPr="00943377">
        <w:rPr>
          <w:lang w:val="en-CA"/>
        </w:rPr>
        <w:t xml:space="preserve"> </w:t>
      </w:r>
    </w:p>
    <w:p w14:paraId="5F852F0F" w14:textId="77777777" w:rsidR="006F15AA" w:rsidRPr="00943377" w:rsidRDefault="006F15AA" w:rsidP="00405678">
      <w:pPr>
        <w:rPr>
          <w:lang w:val="en-CA"/>
        </w:rPr>
      </w:pPr>
    </w:p>
    <w:p w14:paraId="0F1662B6" w14:textId="77777777" w:rsidR="00915421" w:rsidRPr="00943377" w:rsidRDefault="00915421" w:rsidP="00405678">
      <w:pPr>
        <w:rPr>
          <w:lang w:val="en-CA"/>
        </w:rPr>
      </w:pPr>
    </w:p>
    <w:p w14:paraId="7C7131F1" w14:textId="77777777" w:rsidR="006F15AA" w:rsidRPr="00943377" w:rsidRDefault="006F15AA">
      <w:pPr>
        <w:spacing w:after="160" w:line="259" w:lineRule="auto"/>
        <w:rPr>
          <w:b/>
          <w:lang w:val="en-CA"/>
        </w:rPr>
      </w:pPr>
      <w:r w:rsidRPr="00943377">
        <w:rPr>
          <w:b/>
          <w:lang w:val="en-CA"/>
        </w:rPr>
        <w:br w:type="page"/>
      </w:r>
    </w:p>
    <w:p w14:paraId="532A99E8" w14:textId="65323954" w:rsidR="00521870" w:rsidRPr="004B10D5" w:rsidRDefault="00521870" w:rsidP="00405678">
      <w:pPr>
        <w:rPr>
          <w:b/>
          <w:lang w:val="en-CA"/>
        </w:rPr>
      </w:pPr>
      <w:r w:rsidRPr="004B10D5">
        <w:rPr>
          <w:b/>
          <w:lang w:val="en-CA"/>
        </w:rPr>
        <w:lastRenderedPageBreak/>
        <w:t>Abstract</w:t>
      </w:r>
      <w:r w:rsidR="00915421" w:rsidRPr="004B10D5">
        <w:rPr>
          <w:b/>
          <w:lang w:val="en-CA"/>
        </w:rPr>
        <w:t xml:space="preserve"> (</w:t>
      </w:r>
      <w:r w:rsidR="004B10D5" w:rsidRPr="004B10D5">
        <w:rPr>
          <w:b/>
          <w:lang w:val="en-CA"/>
        </w:rPr>
        <w:t>m</w:t>
      </w:r>
      <w:r w:rsidR="00915421" w:rsidRPr="004B10D5">
        <w:rPr>
          <w:b/>
          <w:lang w:val="en-CA"/>
        </w:rPr>
        <w:t>ax 350 words)</w:t>
      </w:r>
    </w:p>
    <w:p w14:paraId="5DAB6C7B" w14:textId="48D08786" w:rsidR="001E47B6" w:rsidRPr="004B10D5" w:rsidRDefault="001E47B6" w:rsidP="00405678">
      <w:pPr>
        <w:rPr>
          <w:lang w:val="en-CA"/>
        </w:rPr>
      </w:pPr>
    </w:p>
    <w:p w14:paraId="02EBE9F0" w14:textId="77777777" w:rsidR="0089078C" w:rsidRPr="004B10D5" w:rsidRDefault="0089078C" w:rsidP="00405678">
      <w:pPr>
        <w:rPr>
          <w:lang w:val="en-CA"/>
        </w:rPr>
      </w:pPr>
    </w:p>
    <w:p w14:paraId="6116025F" w14:textId="5032E2E1" w:rsidR="00521870" w:rsidRPr="00B0548F" w:rsidRDefault="00521870" w:rsidP="00405678">
      <w:r w:rsidRPr="00521870">
        <w:rPr>
          <w:b/>
        </w:rPr>
        <w:t>Key</w:t>
      </w:r>
      <w:r w:rsidR="00915421">
        <w:rPr>
          <w:b/>
        </w:rPr>
        <w:t xml:space="preserve"> W</w:t>
      </w:r>
      <w:r w:rsidRPr="00521870">
        <w:rPr>
          <w:b/>
        </w:rPr>
        <w:t>ords</w:t>
      </w:r>
      <w:r w:rsidR="00915421">
        <w:rPr>
          <w:b/>
        </w:rPr>
        <w:t xml:space="preserve"> (</w:t>
      </w:r>
      <w:r w:rsidR="004B10D5">
        <w:rPr>
          <w:b/>
        </w:rPr>
        <w:t>m</w:t>
      </w:r>
      <w:r w:rsidR="00915421">
        <w:rPr>
          <w:b/>
        </w:rPr>
        <w:t>ax 12 words)</w:t>
      </w:r>
      <w:r w:rsidRPr="00521870">
        <w:rPr>
          <w:b/>
        </w:rPr>
        <w:t>:</w:t>
      </w:r>
      <w:r w:rsidR="00B0548F" w:rsidRPr="00B0548F">
        <w:t xml:space="preserve"> </w:t>
      </w:r>
      <w:r w:rsidR="00B0548F">
        <w:t>Biodiversity s</w:t>
      </w:r>
      <w:r w:rsidR="00B0548F" w:rsidRPr="00B0548F">
        <w:t>u</w:t>
      </w:r>
      <w:r w:rsidR="00B0548F">
        <w:t>rrogates, effectiveness, conservation planning, boreal region.</w:t>
      </w:r>
    </w:p>
    <w:p w14:paraId="7601844C" w14:textId="785E444D" w:rsidR="00521870" w:rsidRDefault="00521870" w:rsidP="00405678"/>
    <w:p w14:paraId="536F3542" w14:textId="77777777" w:rsidR="00521870" w:rsidRDefault="00521870" w:rsidP="00405678"/>
    <w:p w14:paraId="3E7A9F1C" w14:textId="77777777" w:rsidR="001E47B6" w:rsidRPr="00157BD6" w:rsidRDefault="24811F20" w:rsidP="0000788D">
      <w:pPr>
        <w:pStyle w:val="Heading1"/>
      </w:pPr>
      <w:r>
        <w:t>Introduction</w:t>
      </w:r>
    </w:p>
    <w:p w14:paraId="02EB378F" w14:textId="77777777" w:rsidR="001E47B6" w:rsidRDefault="001E47B6" w:rsidP="001E47B6">
      <w:pPr>
        <w:pStyle w:val="NormalWeb"/>
        <w:spacing w:before="0" w:beforeAutospacing="0" w:after="0"/>
        <w:rPr>
          <w:rFonts w:ascii="Calibri" w:hAnsi="Calibri" w:cs="Calibri"/>
          <w:sz w:val="22"/>
          <w:szCs w:val="22"/>
        </w:rPr>
      </w:pPr>
    </w:p>
    <w:p w14:paraId="7AE39FA2" w14:textId="60A5A171" w:rsidR="004F20A6" w:rsidRPr="004F20A6" w:rsidRDefault="14B0AA24" w:rsidP="005B139E">
      <w:r>
        <w:t>Ecological reserves that are designed using modern conservation planning methods should be representative of regional biodiversity (</w:t>
      </w:r>
      <w:proofErr w:type="spellStart"/>
      <w:r>
        <w:t>Margules</w:t>
      </w:r>
      <w:proofErr w:type="spellEnd"/>
      <w:r>
        <w:t xml:space="preserve"> and </w:t>
      </w:r>
      <w:proofErr w:type="spellStart"/>
      <w:r>
        <w:t>Pressey</w:t>
      </w:r>
      <w:proofErr w:type="spellEnd"/>
      <w:r>
        <w:t xml:space="preserve"> 2000). However, comprehensive biodiversity data are generally not available, so conservation practitioners need to use biodiversity surrogates when assessing representation (Caro and </w:t>
      </w:r>
      <w:proofErr w:type="spellStart"/>
      <w:r>
        <w:t>O’Doherty</w:t>
      </w:r>
      <w:proofErr w:type="spellEnd"/>
      <w:r>
        <w:t xml:space="preserve"> 1999, Wiens et al. 2008, </w:t>
      </w:r>
      <w:proofErr w:type="spellStart"/>
      <w:r>
        <w:t>Hortal</w:t>
      </w:r>
      <w:proofErr w:type="spellEnd"/>
      <w:r>
        <w:t xml:space="preserve"> et al. 2009, </w:t>
      </w:r>
      <w:r w:rsidRPr="14B0AA24">
        <w:rPr>
          <w:rFonts w:ascii="Calibri" w:hAnsi="Calibri" w:cs="Calibri"/>
          <w:color w:val="000000" w:themeColor="text1"/>
        </w:rPr>
        <w:t>Urbina-Casanova et al. 2016</w:t>
      </w:r>
      <w:r>
        <w:t xml:space="preserve">). This assumes that areas representative of surrogates </w:t>
      </w:r>
      <w:proofErr w:type="gramStart"/>
      <w:r>
        <w:t>are</w:t>
      </w:r>
      <w:proofErr w:type="gramEnd"/>
      <w:r>
        <w:t xml:space="preserve"> also representative of regional biodiversity. Surrogates can be taxonomic (i.e., species) or environmental (Grantham et al. 2010). Environmental surrogates can be discrete classified layers such as physiographic features or land types (e.g.</w:t>
      </w:r>
      <w:ins w:id="0" w:author="kim" w:date="2020-02-03T09:33:00Z">
        <w:r w:rsidR="00CE3934">
          <w:t>,</w:t>
        </w:r>
      </w:ins>
      <w:r>
        <w:t xml:space="preserve"> Lombard et al. 2003, Oliver et al. 2004), continuous layers such as climatic variables (e.g., Sarkar et al. 2005, Hanson et al. 2017), or a combination of variables in multivariate space (e.g., </w:t>
      </w:r>
      <w:proofErr w:type="spellStart"/>
      <w:r>
        <w:t>Beier</w:t>
      </w:r>
      <w:proofErr w:type="spellEnd"/>
      <w:r>
        <w:t xml:space="preserve"> and Albuquerque 2015, Albuquerque and </w:t>
      </w:r>
      <w:proofErr w:type="spellStart"/>
      <w:r>
        <w:t>Beier</w:t>
      </w:r>
      <w:proofErr w:type="spellEnd"/>
      <w:r>
        <w:t xml:space="preserve"> 2018). Environmental surrogates have the advantage of being easily mapped over wide areas, and therefore, provide a low-cost alternative for large-scale conservation planning. It is generally assumed that representing a variety of environmental conditions will also represent a range of biodiversity values. However, tests of environmental surrogates have produced varying results (e.g., Oliver et al. 2004, </w:t>
      </w:r>
      <w:proofErr w:type="spellStart"/>
      <w:r>
        <w:t>Sarker</w:t>
      </w:r>
      <w:proofErr w:type="spellEnd"/>
      <w:r>
        <w:t xml:space="preserve"> et al. 2005, Grantham et al. 2010, </w:t>
      </w:r>
      <w:proofErr w:type="spellStart"/>
      <w:r>
        <w:t>Mellin</w:t>
      </w:r>
      <w:proofErr w:type="spellEnd"/>
      <w:r>
        <w:t xml:space="preserve"> et al. 2011, </w:t>
      </w:r>
      <w:proofErr w:type="spellStart"/>
      <w:r>
        <w:t>Beier</w:t>
      </w:r>
      <w:proofErr w:type="spellEnd"/>
      <w:r>
        <w:t xml:space="preserve"> et al. 2015, Engelbrecht et al. 2016), as have tests for biodiversity surrogates in general (e.g., Rodrigues and Brooks 2007). Grantham et al. (2010) suggest that this variability is due to differences in surrogates used, study regions, measures of surrogate effectiveness, and biodiversity features that the surrogates are intended to represent. </w:t>
      </w:r>
    </w:p>
    <w:p w14:paraId="3C40CD6D" w14:textId="77777777" w:rsidR="00750E6A" w:rsidRDefault="00750E6A" w:rsidP="00750E6A">
      <w:pPr>
        <w:rPr>
          <w:rFonts w:ascii="Calibri" w:eastAsia="Calibri" w:hAnsi="Calibri" w:cs="Calibri"/>
        </w:rPr>
      </w:pPr>
    </w:p>
    <w:p w14:paraId="07E519EC" w14:textId="3271A5D3" w:rsidR="00750E6A" w:rsidRDefault="14B0AA24" w:rsidP="00750E6A">
      <w:del w:id="1" w:author="kim" w:date="2020-02-03T09:46:00Z">
        <w:r w:rsidDel="004B3C88">
          <w:delText xml:space="preserve">The evaluation of biodiversity surrogates varies in their level of integration with conservation planning. </w:delText>
        </w:r>
      </w:del>
      <w:r>
        <w:t>Two general types of tests have been used in recent studies</w:t>
      </w:r>
      <w:ins w:id="2" w:author="kim" w:date="2020-02-03T09:46:00Z">
        <w:r w:rsidR="004B3C88">
          <w:t xml:space="preserve"> to evaluate biodiversity surrogates</w:t>
        </w:r>
      </w:ins>
      <w:r>
        <w:t xml:space="preserve"> (Rodrigues and Brooks 2007). Pattern-based tests directly measure the spatial relationship between the surrogate and test features on the landscape (Grantham et al. 2010, </w:t>
      </w:r>
      <w:proofErr w:type="spellStart"/>
      <w:r>
        <w:t>Andrefouet</w:t>
      </w:r>
      <w:proofErr w:type="spellEnd"/>
      <w:r>
        <w:t xml:space="preserve"> et al. 2012). This approach can be used to test, for example, the statistical significance of correlations between surrogates and test features (e.g., Oliver et al. 2004, </w:t>
      </w:r>
      <w:proofErr w:type="spellStart"/>
      <w:r>
        <w:t>Su</w:t>
      </w:r>
      <w:proofErr w:type="spellEnd"/>
      <w:r>
        <w:t xml:space="preserve"> et al. 2004), but does not directly evaluate the effectiveness of surrogates for conservation planning. Selection-based techniques generally involve the selection of conservation areas using the surrogates, then evaluate the representation of the test features in the selected areas (Grantham et al. 2010, </w:t>
      </w:r>
      <w:proofErr w:type="spellStart"/>
      <w:r>
        <w:t>Andrefaut</w:t>
      </w:r>
      <w:proofErr w:type="spellEnd"/>
      <w:r>
        <w:t xml:space="preserve"> et al. 2012). According to Rodrigues and Brooks (2007), this approach focuses on evaluating the extent to which areas selected for surrogates capture the test features.</w:t>
      </w:r>
    </w:p>
    <w:p w14:paraId="505101C8" w14:textId="0BE4C187" w:rsidR="004F20A6" w:rsidRDefault="004F20A6" w:rsidP="004F20A6">
      <w:pPr>
        <w:rPr>
          <w:rFonts w:ascii="Calibri" w:eastAsia="Calibri" w:hAnsi="Calibri" w:cs="Calibri"/>
        </w:rPr>
      </w:pPr>
    </w:p>
    <w:p w14:paraId="4EBE28C0" w14:textId="554C3769" w:rsidR="004F20A6" w:rsidRPr="004F20A6" w:rsidRDefault="14B0AA24" w:rsidP="005B139E">
      <w:commentRangeStart w:id="3"/>
      <w:r>
        <w:t xml:space="preserve">In </w:t>
      </w:r>
      <w:proofErr w:type="gramStart"/>
      <w:r>
        <w:t>addition</w:t>
      </w:r>
      <w:commentRangeEnd w:id="3"/>
      <w:proofErr w:type="gramEnd"/>
      <w:r w:rsidR="002D080C">
        <w:rPr>
          <w:rStyle w:val="CommentReference"/>
        </w:rPr>
        <w:commentReference w:id="3"/>
      </w:r>
      <w:r>
        <w:t xml:space="preserve"> to biodiversity representation, methods for conservation planning in the boreal forest region of Canada are increasingly accounting for ecosystem dynamics (Leroux et al. 2007, Leroux and Rayfield </w:t>
      </w:r>
      <w:r>
        <w:lastRenderedPageBreak/>
        <w:t>2014). For example, the concept of minimum dynamic reserves (MDR) has been suggested for the construction of ecological benchmarks i.e., large, intact reserves designed to maintain large-scale natural disturbances and other ecological processes (</w:t>
      </w:r>
      <w:proofErr w:type="spellStart"/>
      <w:r>
        <w:t>Arcese</w:t>
      </w:r>
      <w:proofErr w:type="spellEnd"/>
      <w:r>
        <w:t xml:space="preserve"> and Sinclair 1997, Wiersma 2005, </w:t>
      </w:r>
      <w:proofErr w:type="spellStart"/>
      <w:r>
        <w:t>Schmiegelow</w:t>
      </w:r>
      <w:proofErr w:type="spellEnd"/>
      <w:r>
        <w:t xml:space="preserve"> et al. 2014). Both aspects of conservation planning are generally lacking in the boreal region. For example, environmental surrogates in the boreal region are under-represented in the current protected areas network (Andrew et al. 2014) and expansions to the network are needed if Canada is to meet targets set by the Convention on Biological Diversity (SCBD 2010). Expansions to the reserve network should be science-based (</w:t>
      </w:r>
      <w:proofErr w:type="spellStart"/>
      <w:r>
        <w:t>Coristine</w:t>
      </w:r>
      <w:proofErr w:type="spellEnd"/>
      <w:r>
        <w:t xml:space="preserve"> et al. 2018), and will require the use of biodiversity surrogates, but little has been done to test the effectiveness of surrogates in this region (but see Warman et al. 2004, Powers et al. 2013). Remotely sensed environmental surrogates are increasingly available for the Canadian boreal (e.g. Powers et al. 2013) and recent advances in the availability of species models in the boreal region (</w:t>
      </w:r>
      <w:proofErr w:type="spellStart"/>
      <w:r w:rsidRPr="14B0AA24">
        <w:rPr>
          <w:color w:val="000000" w:themeColor="text1"/>
        </w:rPr>
        <w:t>Stralberg</w:t>
      </w:r>
      <w:proofErr w:type="spellEnd"/>
      <w:r w:rsidRPr="14B0AA24">
        <w:rPr>
          <w:color w:val="000000" w:themeColor="text1"/>
        </w:rPr>
        <w:t xml:space="preserve"> et al. 2015</w:t>
      </w:r>
      <w:r>
        <w:t>) make it possible to test the effectiveness of surrogates to represent a range of species across the entire Canadian boreal region. This presents an opportunity to integrate surrogacy evaluations into existing conservation planning frameworks such as those using the National Ecological Framework for Canada (Ecological Stratification Working Group 1996). The application and evaluation of environmental surrogates could be especially useful in the boreal region where access is limited and species data are scarce (</w:t>
      </w:r>
      <w:proofErr w:type="spellStart"/>
      <w:r>
        <w:t>Schmiegelow</w:t>
      </w:r>
      <w:proofErr w:type="spellEnd"/>
      <w:r>
        <w:t xml:space="preserve"> et al. 2012).</w:t>
      </w:r>
    </w:p>
    <w:p w14:paraId="702E3872" w14:textId="23258349" w:rsidR="004F20A6" w:rsidRDefault="004F20A6" w:rsidP="004F20A6">
      <w:pPr>
        <w:rPr>
          <w:rFonts w:ascii="Calibri" w:eastAsia="Calibri" w:hAnsi="Calibri" w:cs="Calibri"/>
        </w:rPr>
      </w:pPr>
    </w:p>
    <w:p w14:paraId="2519B9A3" w14:textId="7BA67669" w:rsidR="00CE1CEE" w:rsidRDefault="00ED7433" w:rsidP="005B139E">
      <w:r w:rsidRPr="00963967">
        <w:t xml:space="preserve">There's a certain amount of confusion in the use of the </w:t>
      </w:r>
      <w:proofErr w:type="gramStart"/>
      <w:r w:rsidRPr="00963967">
        <w:t>terms</w:t>
      </w:r>
      <w:proofErr w:type="gramEnd"/>
      <w:r w:rsidRPr="00963967">
        <w:t xml:space="preserve"> representativeness and representation. According to </w:t>
      </w:r>
      <w:proofErr w:type="spellStart"/>
      <w:r w:rsidRPr="00963967">
        <w:t>Kukkala</w:t>
      </w:r>
      <w:proofErr w:type="spellEnd"/>
      <w:r w:rsidRPr="00963967">
        <w:t xml:space="preserve"> and </w:t>
      </w:r>
      <w:proofErr w:type="spellStart"/>
      <w:r w:rsidRPr="00963967">
        <w:t>Moilanen</w:t>
      </w:r>
      <w:proofErr w:type="spellEnd"/>
      <w:r w:rsidRPr="00963967">
        <w:t xml:space="preserve"> (2013), "</w:t>
      </w:r>
      <w:r>
        <w:t>r</w:t>
      </w:r>
      <w:r w:rsidRPr="00963967">
        <w:t>epresentation can be interpreted as the extent of occurrence of a particular species or other biodiversity feature within a specific area"</w:t>
      </w:r>
      <w:r>
        <w:t>,</w:t>
      </w:r>
      <w:r w:rsidRPr="00963967">
        <w:t xml:space="preserve"> whereas "</w:t>
      </w:r>
      <w:r>
        <w:t>r</w:t>
      </w:r>
      <w:r w:rsidRPr="00963967">
        <w:t>epresentativeness can be seen as a broader concept indicating whether a reserve network represents the full variety of biodiversity at all levels of organization."</w:t>
      </w:r>
      <w:r w:rsidR="000B298B">
        <w:t xml:space="preserve"> </w:t>
      </w:r>
      <w:r w:rsidR="004F20A6" w:rsidRPr="004F20A6">
        <w:t xml:space="preserve">In this study we </w:t>
      </w:r>
      <w:r w:rsidR="00E34BCE">
        <w:t xml:space="preserve">focus on representativeness by </w:t>
      </w:r>
      <w:r w:rsidR="00E34BCE" w:rsidRPr="004F20A6">
        <w:t>evaluat</w:t>
      </w:r>
      <w:r w:rsidR="00E34BCE">
        <w:t>ing</w:t>
      </w:r>
      <w:r w:rsidR="00E34BCE" w:rsidRPr="004F20A6">
        <w:t xml:space="preserve"> </w:t>
      </w:r>
      <w:r w:rsidR="004F20A6" w:rsidRPr="004F20A6">
        <w:t xml:space="preserve">if networks </w:t>
      </w:r>
      <w:r w:rsidR="00960485">
        <w:t xml:space="preserve">comprised </w:t>
      </w:r>
      <w:r w:rsidR="004F20A6" w:rsidRPr="004F20A6">
        <w:t xml:space="preserve">of ecological benchmarks that are representative of four </w:t>
      </w:r>
      <w:r w:rsidR="00745C03">
        <w:t>environmental</w:t>
      </w:r>
      <w:r w:rsidR="004F20A6" w:rsidRPr="004F20A6">
        <w:t xml:space="preserve"> surrogates are also representative of </w:t>
      </w:r>
      <w:r w:rsidR="0061751D">
        <w:t>several test features</w:t>
      </w:r>
      <w:r w:rsidR="00963967">
        <w:t>,</w:t>
      </w:r>
      <w:r w:rsidR="0061751D">
        <w:t xml:space="preserve"> specifically </w:t>
      </w:r>
      <w:r w:rsidR="000A0527">
        <w:t xml:space="preserve">boreal </w:t>
      </w:r>
      <w:r w:rsidR="004F20A6" w:rsidRPr="004F20A6">
        <w:t>caribou</w:t>
      </w:r>
      <w:r w:rsidR="000A0527">
        <w:t>,</w:t>
      </w:r>
      <w:r w:rsidR="004F20A6" w:rsidRPr="004F20A6">
        <w:t xml:space="preserve"> songbird</w:t>
      </w:r>
      <w:r w:rsidR="000A0527">
        <w:t xml:space="preserve"> specie</w:t>
      </w:r>
      <w:r w:rsidR="004F20A6" w:rsidRPr="004F20A6">
        <w:t>s</w:t>
      </w:r>
      <w:r w:rsidR="000A0527">
        <w:t>,</w:t>
      </w:r>
      <w:r w:rsidR="007E5440">
        <w:t xml:space="preserve"> </w:t>
      </w:r>
      <w:r w:rsidR="007E5440" w:rsidRPr="000A0527">
        <w:t>and waterfowl guilds</w:t>
      </w:r>
      <w:r w:rsidR="004F20A6" w:rsidRPr="004F20A6">
        <w:t xml:space="preserve">. </w:t>
      </w:r>
      <w:r w:rsidR="00963967">
        <w:t>For each test feature</w:t>
      </w:r>
      <w:r w:rsidR="00182149">
        <w:t xml:space="preserve"> (species)</w:t>
      </w:r>
      <w:r w:rsidR="00963967">
        <w:t>, we evaluate the hypothesis that there is a positive linear relationship between networks that are representative of the species</w:t>
      </w:r>
      <w:r w:rsidR="00BC1217">
        <w:t xml:space="preserve"> or group of species</w:t>
      </w:r>
      <w:r w:rsidR="00963967">
        <w:t xml:space="preserve"> and those that are representative of the surrogates. </w:t>
      </w:r>
      <w:r w:rsidR="004F20A6" w:rsidRPr="004F20A6">
        <w:t>Rather than constructing and selecting networks using subjective area-based targets, we use</w:t>
      </w:r>
      <w:r w:rsidR="00182149">
        <w:t>d</w:t>
      </w:r>
      <w:r w:rsidR="004F20A6" w:rsidRPr="004F20A6">
        <w:t xml:space="preserve"> catchments </w:t>
      </w:r>
      <w:r w:rsidR="009537C4">
        <w:t xml:space="preserve">as building blocks </w:t>
      </w:r>
      <w:r w:rsidR="004F20A6" w:rsidRPr="004F20A6">
        <w:t xml:space="preserve">to </w:t>
      </w:r>
      <w:r w:rsidR="008E5934">
        <w:t>create</w:t>
      </w:r>
      <w:r w:rsidR="004F20A6" w:rsidRPr="004F20A6">
        <w:t xml:space="preserve"> </w:t>
      </w:r>
      <w:r w:rsidR="008E5934">
        <w:t xml:space="preserve">benchmark </w:t>
      </w:r>
      <w:r w:rsidR="004F20A6" w:rsidRPr="004F20A6">
        <w:t>networks</w:t>
      </w:r>
      <w:r w:rsidR="008E5934">
        <w:t xml:space="preserve"> </w:t>
      </w:r>
      <w:r w:rsidR="004F20A6" w:rsidRPr="004F20A6">
        <w:t>based on criteria of s</w:t>
      </w:r>
      <w:r w:rsidR="004F20A6" w:rsidRPr="00963967">
        <w:t>ize, intactness and hydrological connectivity.</w:t>
      </w:r>
      <w:r w:rsidR="00D11CC3" w:rsidRPr="00963967">
        <w:t xml:space="preserve"> </w:t>
      </w:r>
      <w:r w:rsidR="00E34BCE">
        <w:t>W</w:t>
      </w:r>
      <w:r w:rsidR="00D11CC3">
        <w:t xml:space="preserve">e also </w:t>
      </w:r>
      <w:r w:rsidR="00E34BCE">
        <w:t xml:space="preserve">address representation with a case study of an ecoregion in north-central Canada that </w:t>
      </w:r>
      <w:r w:rsidR="00D11CC3">
        <w:t>identif</w:t>
      </w:r>
      <w:r w:rsidR="00E34BCE">
        <w:t>ies</w:t>
      </w:r>
      <w:r w:rsidR="00D11CC3">
        <w:t xml:space="preserve"> </w:t>
      </w:r>
      <w:r w:rsidR="00E34BCE">
        <w:t xml:space="preserve">benchmark </w:t>
      </w:r>
      <w:r w:rsidR="00D11CC3">
        <w:t xml:space="preserve">networks that maximize representation </w:t>
      </w:r>
      <w:r w:rsidR="00E34BCE">
        <w:t xml:space="preserve">(i.e. extent of </w:t>
      </w:r>
      <w:r w:rsidR="00E80917">
        <w:t>occurrence</w:t>
      </w:r>
      <w:r w:rsidR="00E34BCE">
        <w:t xml:space="preserve">) </w:t>
      </w:r>
      <w:r w:rsidR="00D11CC3">
        <w:t>of test species</w:t>
      </w:r>
      <w:r w:rsidR="00E34BCE">
        <w:t>.</w:t>
      </w:r>
    </w:p>
    <w:p w14:paraId="77CFB9F4" w14:textId="77777777" w:rsidR="009A3E63" w:rsidRDefault="009A3E63" w:rsidP="005B139E"/>
    <w:p w14:paraId="72227714" w14:textId="77777777" w:rsidR="004604EE" w:rsidRDefault="004604EE" w:rsidP="00D51A1E"/>
    <w:p w14:paraId="24924C10" w14:textId="77777777" w:rsidR="00402204" w:rsidRPr="00157BD6" w:rsidRDefault="24811F20" w:rsidP="0000788D">
      <w:pPr>
        <w:pStyle w:val="Heading1"/>
      </w:pPr>
      <w:r>
        <w:t>Methods</w:t>
      </w:r>
    </w:p>
    <w:p w14:paraId="60061E4C" w14:textId="62A5BFC0" w:rsidR="00402204" w:rsidRDefault="00402204" w:rsidP="00402204"/>
    <w:p w14:paraId="551DAD3B" w14:textId="195D0DCB" w:rsidR="004F20A6" w:rsidRPr="004F20A6" w:rsidRDefault="004F20A6" w:rsidP="00D907D7">
      <w:pPr>
        <w:pStyle w:val="Heading2"/>
      </w:pPr>
      <w:r w:rsidRPr="004F20A6">
        <w:t xml:space="preserve">Study </w:t>
      </w:r>
      <w:r w:rsidR="00D907D7">
        <w:t>area</w:t>
      </w:r>
    </w:p>
    <w:p w14:paraId="1AFBD3DB" w14:textId="77777777" w:rsidR="004F20A6" w:rsidRDefault="004F20A6" w:rsidP="004F20A6">
      <w:pPr>
        <w:rPr>
          <w:rFonts w:asciiTheme="majorHAnsi" w:eastAsiaTheme="majorEastAsia" w:hAnsiTheme="majorHAnsi" w:cstheme="majorBidi"/>
          <w:szCs w:val="26"/>
        </w:rPr>
      </w:pPr>
    </w:p>
    <w:p w14:paraId="6E8BA1A6" w14:textId="3F811A7E" w:rsidR="004F20A6" w:rsidRDefault="14B0AA24" w:rsidP="001B1A14">
      <w:r>
        <w:t xml:space="preserve">Our study region is the Canadian boreal forest (Brandt 2013), stratified into </w:t>
      </w:r>
      <w:commentRangeStart w:id="4"/>
      <w:ins w:id="5" w:author="kim" w:date="2020-02-04T12:00:00Z">
        <w:r w:rsidR="0028726C">
          <w:t xml:space="preserve">XX </w:t>
        </w:r>
        <w:commentRangeEnd w:id="4"/>
        <w:r w:rsidR="0028726C">
          <w:rPr>
            <w:rStyle w:val="CommentReference"/>
          </w:rPr>
          <w:commentReference w:id="4"/>
        </w:r>
      </w:ins>
      <w:r>
        <w:t xml:space="preserve">ecoregions using the National Ecological Framework for </w:t>
      </w:r>
      <w:r w:rsidRPr="14B0AA24">
        <w:rPr>
          <w:rFonts w:cstheme="majorBidi"/>
        </w:rPr>
        <w:t>Canada (Ecological Stratification Working Group 199</w:t>
      </w:r>
      <w:r w:rsidR="00ED70BA">
        <w:rPr>
          <w:rFonts w:cstheme="majorBidi"/>
        </w:rPr>
        <w:t>5</w:t>
      </w:r>
      <w:r w:rsidRPr="14B0AA24">
        <w:rPr>
          <w:rFonts w:cstheme="majorBidi"/>
        </w:rPr>
        <w:t>;</w:t>
      </w:r>
      <w:r>
        <w:t xml:space="preserve"> Figure 1). Ecoregions are stratified into areas that are characterized by distinctive regional ecological factors, </w:t>
      </w:r>
      <w:r>
        <w:lastRenderedPageBreak/>
        <w:t>including climate, physiography, vegetation, soil, water, and fauna. Ecoregions are nested within ecozones, which are large areas delineated on the basis of the interactions of biotic and abiotic factors including human activities. A total of 94 ecoregions occur in the boreal region (Table 1)</w:t>
      </w:r>
      <w:commentRangeStart w:id="6"/>
      <w:r>
        <w:t xml:space="preserve"> and, among those, benchmark networks were identified for 72, of which 48 contained networks that were considered representative of their ecoregion based on criteria defined in the following paragraphs. Our focus in this study is on the 48 ecoregions with representative benchmark networks.</w:t>
      </w:r>
      <w:commentRangeEnd w:id="6"/>
      <w:r w:rsidR="002D080C">
        <w:rPr>
          <w:rStyle w:val="CommentReference"/>
        </w:rPr>
        <w:commentReference w:id="6"/>
      </w:r>
    </w:p>
    <w:p w14:paraId="73C20188" w14:textId="74C1C187" w:rsidR="00404C0F" w:rsidRDefault="00404C0F" w:rsidP="004F20A6">
      <w:pPr>
        <w:rPr>
          <w:rFonts w:asciiTheme="majorHAnsi" w:eastAsiaTheme="majorEastAsia" w:hAnsiTheme="majorHAnsi" w:cstheme="majorBidi"/>
          <w:szCs w:val="26"/>
        </w:rPr>
      </w:pPr>
    </w:p>
    <w:p w14:paraId="482A5373" w14:textId="25E72C3A" w:rsidR="00404C0F" w:rsidRPr="00CC3F87" w:rsidRDefault="00404C0F"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1 &amp; Table 1</w:t>
      </w:r>
    </w:p>
    <w:p w14:paraId="7DC548C0" w14:textId="77777777" w:rsidR="004F20A6" w:rsidRPr="004F20A6" w:rsidRDefault="004F20A6" w:rsidP="004F20A6">
      <w:pPr>
        <w:rPr>
          <w:rFonts w:asciiTheme="majorHAnsi" w:eastAsiaTheme="majorEastAsia" w:hAnsiTheme="majorHAnsi" w:cstheme="majorBidi"/>
          <w:szCs w:val="26"/>
        </w:rPr>
      </w:pPr>
    </w:p>
    <w:p w14:paraId="5085D7B4" w14:textId="77777777" w:rsidR="00F42F34" w:rsidRPr="004F20A6" w:rsidRDefault="00F42F34" w:rsidP="00F42F34">
      <w:pPr>
        <w:pStyle w:val="Heading2"/>
      </w:pPr>
      <w:r w:rsidRPr="004F20A6">
        <w:t>Biodiversity surrogates</w:t>
      </w:r>
    </w:p>
    <w:p w14:paraId="39B1071B" w14:textId="77777777" w:rsidR="00F42F34" w:rsidRDefault="00F42F34" w:rsidP="00F42F34">
      <w:pPr>
        <w:rPr>
          <w:rFonts w:asciiTheme="majorHAnsi" w:eastAsiaTheme="majorEastAsia" w:hAnsiTheme="majorHAnsi" w:cstheme="majorBidi"/>
          <w:szCs w:val="26"/>
        </w:rPr>
      </w:pPr>
    </w:p>
    <w:p w14:paraId="576A742B" w14:textId="728CE99B" w:rsidR="00F42F34" w:rsidRDefault="14B0AA24" w:rsidP="14B0AA24">
      <w:r>
        <w:t xml:space="preserve">In this paper, we define surrogates as a set of environmental features that we expect </w:t>
      </w:r>
      <w:r w:rsidRPr="14B0AA24">
        <w:rPr>
          <w:rFonts w:ascii="Calibri" w:eastAsia="Calibri" w:hAnsi="Calibri" w:cs="Calibri"/>
          <w:color w:val="000000" w:themeColor="text1"/>
        </w:rPr>
        <w:t>to conserve broader biodiversity</w:t>
      </w:r>
      <w:r>
        <w:t xml:space="preserve"> when represented in a reserve network. The surrogates serve as indicators of large-scale environmental variation of ecological patterns and processes that are assumed to influence biodiversity at coarse spatial scales. We used four environmental surrogates (Figure 2):</w:t>
      </w:r>
    </w:p>
    <w:p w14:paraId="29F77BE6" w14:textId="77777777" w:rsidR="00F42F34" w:rsidRDefault="00F42F34" w:rsidP="00253AF0">
      <w:pPr>
        <w:pStyle w:val="ListParagraph"/>
        <w:numPr>
          <w:ilvl w:val="0"/>
          <w:numId w:val="1"/>
        </w:numPr>
      </w:pPr>
      <w:r w:rsidRPr="005A17AB">
        <w:t>Gross primary productivity (GPP) is a</w:t>
      </w:r>
      <w:r>
        <w:t>n indicator</w:t>
      </w:r>
      <w:r w:rsidRPr="005A17AB">
        <w:t xml:space="preserve"> of the </w:t>
      </w:r>
      <w:r>
        <w:t xml:space="preserve">amount of </w:t>
      </w:r>
      <w:r w:rsidRPr="005A17AB">
        <w:t>carbon absorbed by photosynthesis</w:t>
      </w:r>
      <w:r>
        <w:t>,</w:t>
      </w:r>
      <w:r w:rsidRPr="005A17AB">
        <w:t xml:space="preserve"> measured in kg per meter squared per year (C kg/m</w:t>
      </w:r>
      <w:r w:rsidRPr="005B139E">
        <w:rPr>
          <w:vertAlign w:val="superscript"/>
        </w:rPr>
        <w:t>2</w:t>
      </w:r>
      <w:r w:rsidRPr="005A17AB">
        <w:t>/</w:t>
      </w:r>
      <w:proofErr w:type="spellStart"/>
      <w:r w:rsidRPr="005A17AB">
        <w:t>yr</w:t>
      </w:r>
      <w:proofErr w:type="spellEnd"/>
      <w:r w:rsidRPr="005A17AB">
        <w:t>). It is calculated as an average of 15 years of data (2000-2014) from</w:t>
      </w:r>
      <w:r>
        <w:t xml:space="preserve"> the</w:t>
      </w:r>
      <w:r w:rsidRPr="005A17AB">
        <w:t xml:space="preserve"> MODIS satellite and has a resolution of 1 km</w:t>
      </w:r>
      <w:r w:rsidRPr="005B139E">
        <w:rPr>
          <w:vertAlign w:val="superscript"/>
        </w:rPr>
        <w:t>2</w:t>
      </w:r>
      <w:r w:rsidRPr="005A17AB">
        <w:t xml:space="preserve"> (Zhao and Running 2010); </w:t>
      </w:r>
    </w:p>
    <w:p w14:paraId="1658FE13" w14:textId="77777777" w:rsidR="00F42F34" w:rsidRDefault="00F42F34" w:rsidP="00253AF0">
      <w:pPr>
        <w:pStyle w:val="ListParagraph"/>
        <w:numPr>
          <w:ilvl w:val="0"/>
          <w:numId w:val="1"/>
        </w:numPr>
      </w:pPr>
      <w:r w:rsidRPr="005A17AB">
        <w:t>Climate moisture index (CMI) is a</w:t>
      </w:r>
      <w:r>
        <w:t xml:space="preserve"> measure</w:t>
      </w:r>
      <w:r w:rsidRPr="005A17AB">
        <w:t xml:space="preserve"> of</w:t>
      </w:r>
      <w:r>
        <w:t xml:space="preserve"> the</w:t>
      </w:r>
      <w:r w:rsidRPr="005A17AB">
        <w:t xml:space="preserve"> water deficit (or surplus) in soil, calculated as </w:t>
      </w:r>
      <w:r>
        <w:t xml:space="preserve">the </w:t>
      </w:r>
      <w:r w:rsidRPr="005A17AB">
        <w:t>yearly average precipitation minus yearly potential evapotranspiration expressed in units of cm of water per year (Hogg 1997). We used data from Hamann et al. 2013 with resolutions of 1-km</w:t>
      </w:r>
      <w:r w:rsidRPr="005B139E">
        <w:rPr>
          <w:vertAlign w:val="superscript"/>
        </w:rPr>
        <w:t>2</w:t>
      </w:r>
      <w:r w:rsidRPr="005A17AB">
        <w:t xml:space="preserve"> for western North America and 4-km</w:t>
      </w:r>
      <w:r w:rsidRPr="005B139E">
        <w:rPr>
          <w:vertAlign w:val="superscript"/>
        </w:rPr>
        <w:t>2</w:t>
      </w:r>
      <w:r w:rsidRPr="005A17AB">
        <w:t xml:space="preserve"> for North America, resampling the latter to 1-km</w:t>
      </w:r>
      <w:r w:rsidRPr="005B139E">
        <w:rPr>
          <w:vertAlign w:val="superscript"/>
        </w:rPr>
        <w:t>2</w:t>
      </w:r>
      <w:r w:rsidRPr="005A17AB">
        <w:t xml:space="preserve">. </w:t>
      </w:r>
    </w:p>
    <w:p w14:paraId="6F17D85F" w14:textId="5366E3EE" w:rsidR="00F42F34" w:rsidRPr="005A17AB" w:rsidRDefault="14B0AA24" w:rsidP="00253AF0">
      <w:pPr>
        <w:pStyle w:val="ListParagraph"/>
        <w:numPr>
          <w:ilvl w:val="0"/>
          <w:numId w:val="1"/>
        </w:numPr>
      </w:pPr>
      <w:r>
        <w:t>Land cover (LCC) is a categorical descriptor of vegetation on the landscape and was measured using the 2010 Land Cover of North America based on 250m MODIS satellite imagery, containing 19 cover types (CEC 2013). Landcover classes associated with anthropogenic disturbance were removed (urban, agriculture).</w:t>
      </w:r>
    </w:p>
    <w:p w14:paraId="00D49A91" w14:textId="069B1A40" w:rsidR="00F42F34" w:rsidRDefault="14B0AA24" w:rsidP="00253AF0">
      <w:pPr>
        <w:pStyle w:val="ListParagraph"/>
        <w:numPr>
          <w:ilvl w:val="0"/>
          <w:numId w:val="1"/>
        </w:numPr>
      </w:pPr>
      <w:r>
        <w:t>Lake edge density (LED) is an indicator of the density of riparian habitat, measured in km/km</w:t>
      </w:r>
      <w:r w:rsidRPr="14B0AA24">
        <w:rPr>
          <w:vertAlign w:val="superscript"/>
        </w:rPr>
        <w:t>2</w:t>
      </w:r>
      <w:r>
        <w:t xml:space="preserve"> within 100 km</w:t>
      </w:r>
      <w:r w:rsidRPr="14B0AA24">
        <w:rPr>
          <w:vertAlign w:val="superscript"/>
        </w:rPr>
        <w:t>2</w:t>
      </w:r>
      <w:r>
        <w:t xml:space="preserve"> circular units (BEACONs 20</w:t>
      </w:r>
      <w:ins w:id="7" w:author="kim" w:date="2020-02-03T09:57:00Z">
        <w:r w:rsidR="002D080C">
          <w:t>11</w:t>
        </w:r>
      </w:ins>
      <w:del w:id="8" w:author="kim" w:date="2020-02-03T09:57:00Z">
        <w:r w:rsidDel="002D080C">
          <w:delText>xx</w:delText>
        </w:r>
      </w:del>
      <w:r>
        <w:t xml:space="preserve">). This dataset was created using the 1:1,000,000 lakes and wide rivers coverage from the Atlas of Canada’s National Scale Frameworks Hydrology (v6.0, NRCAN 2009); </w:t>
      </w:r>
    </w:p>
    <w:p w14:paraId="773A6F6F" w14:textId="77777777" w:rsidR="00F42F34" w:rsidRDefault="00F42F34" w:rsidP="00F42F34">
      <w:pPr>
        <w:rPr>
          <w:rFonts w:asciiTheme="majorHAnsi" w:eastAsiaTheme="majorEastAsia" w:hAnsiTheme="majorHAnsi" w:cstheme="majorBidi"/>
          <w:szCs w:val="26"/>
        </w:rPr>
      </w:pPr>
    </w:p>
    <w:p w14:paraId="17D1EF76" w14:textId="77777777" w:rsidR="00F42F34" w:rsidRPr="00CC3F87" w:rsidRDefault="00F42F34" w:rsidP="00F42F34">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2</w:t>
      </w:r>
    </w:p>
    <w:p w14:paraId="6BDC43BA" w14:textId="77777777" w:rsidR="00F42F34" w:rsidRPr="004F20A6" w:rsidRDefault="00F42F34" w:rsidP="00F42F34">
      <w:pPr>
        <w:rPr>
          <w:rFonts w:asciiTheme="majorHAnsi" w:eastAsiaTheme="majorEastAsia" w:hAnsiTheme="majorHAnsi" w:cstheme="majorBidi"/>
          <w:szCs w:val="26"/>
        </w:rPr>
      </w:pPr>
    </w:p>
    <w:p w14:paraId="7C1F29CF" w14:textId="77777777" w:rsidR="00F42F34" w:rsidRPr="00324969" w:rsidRDefault="00F42F34" w:rsidP="00F42F34">
      <w:pPr>
        <w:pStyle w:val="Heading2"/>
        <w:rPr>
          <w:b w:val="0"/>
        </w:rPr>
      </w:pPr>
      <w:commentRangeStart w:id="9"/>
      <w:r w:rsidRPr="004F20A6">
        <w:t xml:space="preserve">Test </w:t>
      </w:r>
      <w:r>
        <w:t>features</w:t>
      </w:r>
      <w:commentRangeEnd w:id="9"/>
      <w:r w:rsidR="00D76BDA">
        <w:rPr>
          <w:rStyle w:val="CommentReference"/>
          <w:rFonts w:asciiTheme="minorHAnsi" w:eastAsiaTheme="minorHAnsi" w:hAnsiTheme="minorHAnsi" w:cstheme="minorBidi"/>
          <w:b w:val="0"/>
        </w:rPr>
        <w:commentReference w:id="9"/>
      </w:r>
    </w:p>
    <w:p w14:paraId="5293D220" w14:textId="77777777" w:rsidR="00F42F34" w:rsidRPr="00324969" w:rsidRDefault="00F42F34" w:rsidP="00F42F34"/>
    <w:p w14:paraId="0BF0ED12" w14:textId="5E4380A5" w:rsidR="00F42F34" w:rsidRDefault="00F42F34" w:rsidP="00F42F34">
      <w:r w:rsidRPr="004F20A6">
        <w:t xml:space="preserve">We refer to the biodiversity features </w:t>
      </w:r>
      <w:ins w:id="10" w:author="kim" w:date="2020-02-03T15:06:00Z">
        <w:r w:rsidR="00C62496">
          <w:t xml:space="preserve">that </w:t>
        </w:r>
      </w:ins>
      <w:r w:rsidRPr="004F20A6">
        <w:t>we are trying to represent as test features</w:t>
      </w:r>
      <w:r>
        <w:t xml:space="preserve"> or test species</w:t>
      </w:r>
      <w:r w:rsidRPr="004F20A6">
        <w:t>.</w:t>
      </w:r>
      <w:r>
        <w:t xml:space="preserve"> </w:t>
      </w:r>
      <w:r w:rsidRPr="004F20A6">
        <w:t>We used predictive maps of caribou</w:t>
      </w:r>
      <w:r>
        <w:t xml:space="preserve"> habitat</w:t>
      </w:r>
      <w:r w:rsidR="00011FD1">
        <w:t>, song</w:t>
      </w:r>
      <w:r w:rsidRPr="004F20A6">
        <w:t xml:space="preserve">bird </w:t>
      </w:r>
      <w:r>
        <w:t>densities</w:t>
      </w:r>
      <w:r w:rsidR="00011FD1">
        <w:t>, and waterfowl densities</w:t>
      </w:r>
      <w:r w:rsidRPr="004F20A6">
        <w:t xml:space="preserve"> as test features to </w:t>
      </w:r>
      <w:bookmarkStart w:id="11" w:name="_Hlk31617576"/>
      <w:r w:rsidRPr="004F20A6">
        <w:t xml:space="preserve">evaluate the effectiveness of the four </w:t>
      </w:r>
      <w:ins w:id="12" w:author="kim" w:date="2020-02-03T15:07:00Z">
        <w:r w:rsidR="00C62496">
          <w:t>biodiversity</w:t>
        </w:r>
      </w:ins>
      <w:del w:id="13" w:author="kim" w:date="2020-02-03T15:07:00Z">
        <w:r w:rsidDel="00C62496">
          <w:delText>environmental</w:delText>
        </w:r>
      </w:del>
      <w:r w:rsidRPr="004F20A6">
        <w:t xml:space="preserve"> surrogates</w:t>
      </w:r>
      <w:bookmarkEnd w:id="11"/>
      <w:r w:rsidRPr="004F20A6">
        <w:t>. For caribou</w:t>
      </w:r>
      <w:r>
        <w:t>,</w:t>
      </w:r>
      <w:r w:rsidRPr="004F20A6">
        <w:t xml:space="preserve"> we used </w:t>
      </w:r>
      <w:r w:rsidRPr="00BF4934">
        <w:t>a</w:t>
      </w:r>
      <w:r>
        <w:t xml:space="preserve"> 1-km</w:t>
      </w:r>
      <w:r w:rsidRPr="00A31F10">
        <w:rPr>
          <w:vertAlign w:val="superscript"/>
        </w:rPr>
        <w:t>2</w:t>
      </w:r>
      <w:r>
        <w:t xml:space="preserve"> resolution raster map created from a</w:t>
      </w:r>
      <w:r w:rsidRPr="00BF4934">
        <w:t xml:space="preserve"> national </w:t>
      </w:r>
      <w:r>
        <w:t xml:space="preserve">resource </w:t>
      </w:r>
      <w:r w:rsidRPr="00BF4934">
        <w:t>selection</w:t>
      </w:r>
      <w:r>
        <w:t xml:space="preserve"> function (RSF)</w:t>
      </w:r>
      <w:r w:rsidRPr="00BF4934">
        <w:t xml:space="preserve"> model for boreal woodland caribou in Canada. The</w:t>
      </w:r>
      <w:r>
        <w:t xml:space="preserve"> map</w:t>
      </w:r>
      <w:r w:rsidRPr="00BF4934">
        <w:t xml:space="preserve"> was produced by Environment Canada (</w:t>
      </w:r>
      <w:r w:rsidRPr="002A7980">
        <w:t>2011</w:t>
      </w:r>
      <w:r w:rsidRPr="00BF4934">
        <w:t>)</w:t>
      </w:r>
      <w:r>
        <w:t xml:space="preserve"> and</w:t>
      </w:r>
      <w:r w:rsidRPr="00BF4934">
        <w:t xml:space="preserve"> quantif</w:t>
      </w:r>
      <w:r>
        <w:t>ies the</w:t>
      </w:r>
      <w:r w:rsidRPr="00BF4934">
        <w:t xml:space="preserve"> </w:t>
      </w:r>
      <w:r>
        <w:t xml:space="preserve">predicted </w:t>
      </w:r>
      <w:r w:rsidRPr="00BF4934">
        <w:t xml:space="preserve">probability of habitat selection relative to its availability. </w:t>
      </w:r>
      <w:commentRangeStart w:id="14"/>
      <w:r w:rsidRPr="00BF4934">
        <w:t xml:space="preserve">The national-scale RSF model was </w:t>
      </w:r>
      <w:r w:rsidRPr="00BF4934">
        <w:lastRenderedPageBreak/>
        <w:t>developed using animal location data collected by provincial</w:t>
      </w:r>
      <w:r>
        <w:t xml:space="preserve"> and </w:t>
      </w:r>
      <w:r w:rsidRPr="00BF4934">
        <w:t>territorial wildlife departments</w:t>
      </w:r>
      <w:commentRangeEnd w:id="14"/>
      <w:r w:rsidR="00646E33">
        <w:rPr>
          <w:rStyle w:val="CommentReference"/>
        </w:rPr>
        <w:commentReference w:id="14"/>
      </w:r>
      <w:r w:rsidRPr="00BF4934">
        <w:t>. Data points from 581 radio-collared caribou distributed among the 27 caribou ranges from 2000 to 2010 were used</w:t>
      </w:r>
      <w:r w:rsidRPr="004F20A6">
        <w:t>.</w:t>
      </w:r>
    </w:p>
    <w:p w14:paraId="34C37E0B" w14:textId="77777777" w:rsidR="00F42F34" w:rsidRDefault="00F42F34" w:rsidP="00F42F34"/>
    <w:p w14:paraId="4AC72FCE" w14:textId="46D0F0BD" w:rsidR="00F42F34" w:rsidRDefault="00F42F34" w:rsidP="00F42F34">
      <w:r w:rsidRPr="008904B3">
        <w:t xml:space="preserve">For </w:t>
      </w:r>
      <w:r w:rsidR="00011FD1">
        <w:t>song</w:t>
      </w:r>
      <w:r w:rsidRPr="008904B3">
        <w:t>birds</w:t>
      </w:r>
      <w:r w:rsidR="004207D8">
        <w:t xml:space="preserve"> and waterfowl</w:t>
      </w:r>
      <w:r w:rsidRPr="008904B3">
        <w:t>, we used a set of raster maps representing the predicted densities of 80</w:t>
      </w:r>
      <w:r w:rsidR="004207D8">
        <w:t xml:space="preserve"> </w:t>
      </w:r>
      <w:del w:id="15" w:author="kim" w:date="2020-02-03T10:33:00Z">
        <w:r w:rsidR="004207D8" w:rsidDel="0065587A">
          <w:delText>and 17</w:delText>
        </w:r>
        <w:r w:rsidRPr="008904B3" w:rsidDel="0065587A">
          <w:delText xml:space="preserve"> species of </w:delText>
        </w:r>
      </w:del>
      <w:r w:rsidRPr="008904B3">
        <w:t xml:space="preserve">boreal </w:t>
      </w:r>
      <w:r w:rsidR="004207D8">
        <w:t>song</w:t>
      </w:r>
      <w:r w:rsidRPr="008904B3">
        <w:t>birds</w:t>
      </w:r>
      <w:r w:rsidRPr="008904B3">
        <w:rPr>
          <w:rStyle w:val="FootnoteReference"/>
        </w:rPr>
        <w:footnoteReference w:id="1"/>
      </w:r>
      <w:r w:rsidR="004207D8">
        <w:t xml:space="preserve"> </w:t>
      </w:r>
      <w:ins w:id="20" w:author="kim" w:date="2020-02-03T10:33:00Z">
        <w:r w:rsidR="0065587A">
          <w:t xml:space="preserve">species </w:t>
        </w:r>
      </w:ins>
      <w:r w:rsidR="004207D8">
        <w:t xml:space="preserve">and </w:t>
      </w:r>
      <w:ins w:id="21" w:author="kim" w:date="2020-02-03T10:33:00Z">
        <w:r w:rsidR="0065587A">
          <w:t xml:space="preserve">17 </w:t>
        </w:r>
      </w:ins>
      <w:r w:rsidR="004207D8">
        <w:t>waterfowl</w:t>
      </w:r>
      <w:ins w:id="22" w:author="kim" w:date="2020-02-03T10:33:00Z">
        <w:r w:rsidR="0065587A">
          <w:t xml:space="preserve"> species</w:t>
        </w:r>
      </w:ins>
      <w:del w:id="23" w:author="kim" w:date="2020-02-03T10:33:00Z">
        <w:r w:rsidR="004207D8" w:rsidDel="0065587A">
          <w:delText>, respectively</w:delText>
        </w:r>
      </w:del>
      <w:r w:rsidRPr="008904B3">
        <w:t>.</w:t>
      </w:r>
      <w:r w:rsidR="004207D8">
        <w:t xml:space="preserve"> </w:t>
      </w:r>
      <w:r w:rsidR="00195064">
        <w:t>T</w:t>
      </w:r>
      <w:r w:rsidRPr="008904B3">
        <w:t xml:space="preserve">he maps were developed </w:t>
      </w:r>
      <w:r>
        <w:t xml:space="preserve">using boosted regression trees to </w:t>
      </w:r>
      <w:r w:rsidRPr="008904B3">
        <w:t>model the relationship between each species and several biophysical, climate, and ecological variables that were available consistently across the boreal region (</w:t>
      </w:r>
      <w:r w:rsidR="00195064">
        <w:t xml:space="preserve">Barker et al. 2014, </w:t>
      </w:r>
      <w:proofErr w:type="spellStart"/>
      <w:r w:rsidRPr="008904B3">
        <w:t>Stralberg</w:t>
      </w:r>
      <w:proofErr w:type="spellEnd"/>
      <w:r w:rsidRPr="008904B3">
        <w:t xml:space="preserve"> et al. 2015).</w:t>
      </w:r>
      <w:r w:rsidR="004207D8">
        <w:t xml:space="preserve"> </w:t>
      </w:r>
      <w:r w:rsidRPr="004F20A6">
        <w:t>We use</w:t>
      </w:r>
      <w:r>
        <w:t>d</w:t>
      </w:r>
      <w:r w:rsidRPr="004F20A6">
        <w:t xml:space="preserve"> map-based predictions rather than the underlying survey data to evaluate test features because</w:t>
      </w:r>
      <w:r>
        <w:t>, unlike the original data,</w:t>
      </w:r>
      <w:r w:rsidRPr="001105CA">
        <w:t xml:space="preserve"> </w:t>
      </w:r>
      <w:r>
        <w:t>the maps use bird-habitat relationships to estimate density across the entire region of interest. T</w:t>
      </w:r>
      <w:r w:rsidRPr="004F20A6">
        <w:t xml:space="preserve">hey are </w:t>
      </w:r>
      <w:r>
        <w:t xml:space="preserve">also </w:t>
      </w:r>
      <w:r w:rsidRPr="004F20A6">
        <w:t>robust to differences in the variety of</w:t>
      </w:r>
      <w:r>
        <w:t xml:space="preserve"> field</w:t>
      </w:r>
      <w:r w:rsidRPr="004F20A6">
        <w:t xml:space="preserve"> </w:t>
      </w:r>
      <w:r>
        <w:t>survey</w:t>
      </w:r>
      <w:r w:rsidRPr="004F20A6">
        <w:t xml:space="preserve"> methods </w:t>
      </w:r>
      <w:r>
        <w:t>used across the boreal</w:t>
      </w:r>
      <w:r w:rsidRPr="004F20A6">
        <w:t xml:space="preserve"> (</w:t>
      </w:r>
      <w:proofErr w:type="spellStart"/>
      <w:r w:rsidRPr="002A7980">
        <w:t>Solymos</w:t>
      </w:r>
      <w:proofErr w:type="spellEnd"/>
      <w:r w:rsidRPr="002A7980">
        <w:t xml:space="preserve"> et al. </w:t>
      </w:r>
      <w:r w:rsidRPr="00851246">
        <w:t xml:space="preserve">2013). Moreover, </w:t>
      </w:r>
      <w:del w:id="24" w:author="kim" w:date="2020-02-03T13:27:00Z">
        <w:r w:rsidRPr="00851246" w:rsidDel="00851246">
          <w:delText>the</w:delText>
        </w:r>
      </w:del>
      <w:ins w:id="25" w:author="kim" w:date="2020-02-03T13:27:00Z">
        <w:r w:rsidR="00851246" w:rsidRPr="00851246">
          <w:rPr>
            <w:rPrChange w:id="26" w:author="kim" w:date="2020-02-03T13:28:00Z">
              <w:rPr>
                <w:highlight w:val="yellow"/>
              </w:rPr>
            </w:rPrChange>
          </w:rPr>
          <w:t>the</w:t>
        </w:r>
      </w:ins>
      <w:ins w:id="27" w:author="kim" w:date="2020-02-03T13:25:00Z">
        <w:r w:rsidR="00851246" w:rsidRPr="00851246">
          <w:rPr>
            <w:rPrChange w:id="28" w:author="kim" w:date="2020-02-03T13:28:00Z">
              <w:rPr>
                <w:highlight w:val="yellow"/>
              </w:rPr>
            </w:rPrChange>
          </w:rPr>
          <w:t xml:space="preserve"> </w:t>
        </w:r>
      </w:ins>
      <w:ins w:id="29" w:author="kim" w:date="2020-02-03T13:24:00Z">
        <w:r w:rsidR="00851246" w:rsidRPr="00851246">
          <w:rPr>
            <w:rPrChange w:id="30" w:author="kim" w:date="2020-02-03T13:28:00Z">
              <w:rPr>
                <w:highlight w:val="yellow"/>
              </w:rPr>
            </w:rPrChange>
          </w:rPr>
          <w:t>survey data</w:t>
        </w:r>
      </w:ins>
      <w:ins w:id="31" w:author="kim" w:date="2020-02-03T13:27:00Z">
        <w:r w:rsidR="00851246" w:rsidRPr="00851246">
          <w:rPr>
            <w:rPrChange w:id="32" w:author="kim" w:date="2020-02-03T13:28:00Z">
              <w:rPr>
                <w:highlight w:val="yellow"/>
              </w:rPr>
            </w:rPrChange>
          </w:rPr>
          <w:t xml:space="preserve"> coverage is not sufficient for the scale of analysis and rarely extends into the large, intact </w:t>
        </w:r>
      </w:ins>
      <w:ins w:id="33" w:author="kim" w:date="2020-02-03T13:28:00Z">
        <w:r w:rsidR="00851246" w:rsidRPr="00851246">
          <w:rPr>
            <w:rPrChange w:id="34" w:author="kim" w:date="2020-02-03T13:28:00Z">
              <w:rPr>
                <w:highlight w:val="yellow"/>
              </w:rPr>
            </w:rPrChange>
          </w:rPr>
          <w:t>wilderness areas where many of our</w:t>
        </w:r>
      </w:ins>
      <w:ins w:id="35" w:author="kim" w:date="2020-02-03T14:16:00Z">
        <w:r w:rsidR="001763B1">
          <w:t xml:space="preserve"> benchmark</w:t>
        </w:r>
      </w:ins>
      <w:ins w:id="36" w:author="kim" w:date="2020-02-03T13:28:00Z">
        <w:r w:rsidR="00851246" w:rsidRPr="00851246">
          <w:rPr>
            <w:rPrChange w:id="37" w:author="kim" w:date="2020-02-03T13:28:00Z">
              <w:rPr>
                <w:highlight w:val="yellow"/>
              </w:rPr>
            </w:rPrChange>
          </w:rPr>
          <w:t xml:space="preserve"> networks were identified.</w:t>
        </w:r>
      </w:ins>
      <w:del w:id="38" w:author="kim" w:date="2020-02-03T13:28:00Z">
        <w:r w:rsidRPr="00851246" w:rsidDel="00851246">
          <w:delText>re is a paucity of survey data in many boreal reserve networks constructed using conservation planning methods due to their design characteristics i.e., they are selected to be large and free from human influences implying poor accessibility and high survey cost.</w:delText>
        </w:r>
      </w:del>
      <w:r w:rsidRPr="004F20A6">
        <w:t xml:space="preserve"> </w:t>
      </w:r>
      <w:ins w:id="39" w:author="kim" w:date="2020-02-04T11:40:00Z">
        <w:r w:rsidR="00D60127">
          <w:t>S</w:t>
        </w:r>
        <w:r w:rsidR="00D60127" w:rsidRPr="00D60127">
          <w:t xml:space="preserve">ongbird </w:t>
        </w:r>
        <w:r w:rsidR="00D60127">
          <w:t>maps</w:t>
        </w:r>
        <w:r w:rsidR="00D60127" w:rsidRPr="00D60127">
          <w:t xml:space="preserve"> we</w:t>
        </w:r>
        <w:r w:rsidR="00D60127">
          <w:t xml:space="preserve">re clipped to </w:t>
        </w:r>
      </w:ins>
      <w:ins w:id="40" w:author="kim" w:date="2020-02-04T11:41:00Z">
        <w:r w:rsidR="00D60127">
          <w:t xml:space="preserve">the species </w:t>
        </w:r>
      </w:ins>
      <w:ins w:id="41" w:author="kim" w:date="2020-02-04T11:40:00Z">
        <w:r w:rsidR="00D60127" w:rsidRPr="00D60127">
          <w:t>known range boundary (</w:t>
        </w:r>
        <w:commentRangeStart w:id="42"/>
        <w:r w:rsidR="00D60127" w:rsidRPr="00D60127">
          <w:t>Cornell Lab of Ornithology 2019</w:t>
        </w:r>
      </w:ins>
      <w:commentRangeEnd w:id="42"/>
      <w:ins w:id="43" w:author="kim" w:date="2020-02-04T11:42:00Z">
        <w:r w:rsidR="00D60127">
          <w:rPr>
            <w:rStyle w:val="CommentReference"/>
          </w:rPr>
          <w:commentReference w:id="42"/>
        </w:r>
      </w:ins>
      <w:ins w:id="44" w:author="kim" w:date="2020-02-04T11:40:00Z">
        <w:r w:rsidR="00D60127" w:rsidRPr="00D60127">
          <w:t xml:space="preserve">). </w:t>
        </w:r>
      </w:ins>
    </w:p>
    <w:p w14:paraId="5681DA6F" w14:textId="77777777" w:rsidR="00F42F34" w:rsidRDefault="00F42F34" w:rsidP="00F42F34"/>
    <w:p w14:paraId="732615EC" w14:textId="3DB2A852" w:rsidR="00F42F34" w:rsidRDefault="14B0AA24" w:rsidP="00F42F34">
      <w:pPr>
        <w:rPr>
          <w:ins w:id="45" w:author="kim" w:date="2020-02-03T13:41:00Z"/>
        </w:rPr>
      </w:pPr>
      <w:r>
        <w:t xml:space="preserve">We evaluated </w:t>
      </w:r>
      <w:ins w:id="46" w:author="kim" w:date="2020-02-03T10:15:00Z">
        <w:r w:rsidR="00A02D89">
          <w:t xml:space="preserve">two groups of </w:t>
        </w:r>
      </w:ins>
      <w:ins w:id="47" w:author="kim" w:date="2020-02-03T10:21:00Z">
        <w:r w:rsidR="00A30873">
          <w:t xml:space="preserve">songbird </w:t>
        </w:r>
      </w:ins>
      <w:ins w:id="48" w:author="kim" w:date="2020-02-03T10:15:00Z">
        <w:r w:rsidR="00A02D89">
          <w:t>species</w:t>
        </w:r>
      </w:ins>
      <w:ins w:id="49" w:author="kim" w:date="2020-02-03T10:22:00Z">
        <w:r w:rsidR="00A30873">
          <w:t xml:space="preserve"> (</w:t>
        </w:r>
        <w:proofErr w:type="spellStart"/>
        <w:r w:rsidR="00A30873">
          <w:t>All</w:t>
        </w:r>
        <w:del w:id="50" w:author="kim" w:date="2020-02-04T11:29:00Z">
          <w:r w:rsidR="00A30873" w:rsidDel="000A2F23">
            <w:delText xml:space="preserve"> </w:delText>
          </w:r>
        </w:del>
        <w:r w:rsidR="00A30873">
          <w:t>Birds</w:t>
        </w:r>
      </w:ins>
      <w:proofErr w:type="spellEnd"/>
      <w:ins w:id="51" w:author="kim" w:date="2020-02-03T11:22:00Z">
        <w:r w:rsidR="00CF2018">
          <w:t xml:space="preserve"> and</w:t>
        </w:r>
      </w:ins>
      <w:ins w:id="52" w:author="kim" w:date="2020-02-03T10:22:00Z">
        <w:r w:rsidR="00A30873">
          <w:t xml:space="preserve"> </w:t>
        </w:r>
        <w:proofErr w:type="spellStart"/>
        <w:r w:rsidR="00A30873">
          <w:t>Forest</w:t>
        </w:r>
        <w:del w:id="53" w:author="kim" w:date="2020-02-04T11:29:00Z">
          <w:r w:rsidR="00A30873" w:rsidDel="000A2F23">
            <w:delText xml:space="preserve"> </w:delText>
          </w:r>
        </w:del>
        <w:r w:rsidR="00A30873">
          <w:t>Birds</w:t>
        </w:r>
        <w:proofErr w:type="spellEnd"/>
        <w:r w:rsidR="00A30873">
          <w:t>)</w:t>
        </w:r>
      </w:ins>
      <w:ins w:id="54" w:author="kim" w:date="2020-02-04T11:28:00Z">
        <w:r w:rsidR="000A2F23">
          <w:t>,</w:t>
        </w:r>
      </w:ins>
      <w:ins w:id="55" w:author="kim" w:date="2020-02-03T10:15:00Z">
        <w:r w:rsidR="00A02D89">
          <w:t xml:space="preserve"> as well as </w:t>
        </w:r>
      </w:ins>
      <w:r>
        <w:t xml:space="preserve">11 </w:t>
      </w:r>
      <w:del w:id="56" w:author="kim" w:date="2020-02-04T11:28:00Z">
        <w:r w:rsidDel="000A2F23">
          <w:delText xml:space="preserve">individual </w:delText>
        </w:r>
      </w:del>
      <w:r>
        <w:t xml:space="preserve">songbird species that were </w:t>
      </w:r>
      <w:del w:id="57" w:author="kim" w:date="2020-02-03T11:24:00Z">
        <w:r w:rsidDel="00CF2018">
          <w:delText xml:space="preserve">selected as species of interest in two related projects in the boreal region of Canada and Alaska (Table 2, Appendix S1). The </w:delText>
        </w:r>
      </w:del>
      <w:ins w:id="58" w:author="kim" w:date="2020-02-03T10:17:00Z">
        <w:del w:id="59" w:author="kim" w:date="2020-02-03T11:24:00Z">
          <w:r w:rsidR="00A30873" w:rsidDel="00CF2018">
            <w:delText xml:space="preserve">11 </w:delText>
          </w:r>
        </w:del>
      </w:ins>
      <w:del w:id="60" w:author="kim" w:date="2020-02-03T11:24:00Z">
        <w:r w:rsidDel="00CF2018">
          <w:delText xml:space="preserve">species were </w:delText>
        </w:r>
      </w:del>
      <w:r>
        <w:t>selected in consultation with partner organizations and external experts based on several criteria including threat status, vulnerability to future landscape change, geographic distribution, biology, social/cultural importance, and relevance to forestry</w:t>
      </w:r>
      <w:ins w:id="61" w:author="kim" w:date="2020-02-03T11:24:00Z">
        <w:r w:rsidR="00CF2018">
          <w:t xml:space="preserve"> (Table 2, Appendix S1)</w:t>
        </w:r>
      </w:ins>
      <w:r>
        <w:t>.</w:t>
      </w:r>
      <w:ins w:id="62" w:author="kim" w:date="2020-02-03T10:19:00Z">
        <w:r w:rsidR="00A30873">
          <w:t xml:space="preserve"> Collectively, </w:t>
        </w:r>
      </w:ins>
      <w:r>
        <w:t xml:space="preserve"> </w:t>
      </w:r>
      <w:del w:id="63" w:author="kim" w:date="2020-02-03T10:19:00Z">
        <w:r w:rsidDel="00A30873">
          <w:delText>T</w:delText>
        </w:r>
      </w:del>
      <w:ins w:id="64" w:author="kim" w:date="2020-02-03T10:19:00Z">
        <w:r w:rsidR="00A30873">
          <w:t>t</w:t>
        </w:r>
      </w:ins>
      <w:r>
        <w:t xml:space="preserve">hese </w:t>
      </w:r>
      <w:ins w:id="65" w:author="kim" w:date="2020-02-03T11:24:00Z">
        <w:r w:rsidR="00CF2018">
          <w:t xml:space="preserve">11 </w:t>
        </w:r>
      </w:ins>
      <w:r>
        <w:t xml:space="preserve">species </w:t>
      </w:r>
      <w:del w:id="66" w:author="kim" w:date="2020-02-03T10:12:00Z">
        <w:r w:rsidDel="00A02D89">
          <w:delText xml:space="preserve">all </w:delText>
        </w:r>
      </w:del>
      <w:del w:id="67" w:author="kim" w:date="2020-02-03T10:19:00Z">
        <w:r w:rsidDel="00A30873">
          <w:delText xml:space="preserve">reside within both Canada and Alaska and </w:delText>
        </w:r>
      </w:del>
      <w:del w:id="68" w:author="kim" w:date="2020-02-03T10:12:00Z">
        <w:r w:rsidRPr="000A2F23" w:rsidDel="00A02D89">
          <w:delText xml:space="preserve">are </w:delText>
        </w:r>
      </w:del>
      <w:r w:rsidRPr="000A2F23">
        <w:t>represent</w:t>
      </w:r>
      <w:del w:id="69" w:author="kim" w:date="2020-02-03T10:13:00Z">
        <w:r w:rsidRPr="000A2F23" w:rsidDel="00A02D89">
          <w:delText>ative</w:delText>
        </w:r>
      </w:del>
      <w:r w:rsidRPr="000A2F23">
        <w:t xml:space="preserve"> </w:t>
      </w:r>
      <w:ins w:id="70" w:author="kim" w:date="2020-02-03T10:13:00Z">
        <w:r w:rsidR="00A02D89" w:rsidRPr="000A2F23">
          <w:t xml:space="preserve">a range </w:t>
        </w:r>
      </w:ins>
      <w:r w:rsidRPr="000A2F23">
        <w:t xml:space="preserve">of </w:t>
      </w:r>
      <w:commentRangeStart w:id="71"/>
      <w:r w:rsidRPr="000A2F23">
        <w:t>broad habitat types</w:t>
      </w:r>
      <w:del w:id="72" w:author="kim" w:date="2020-02-03T10:13:00Z">
        <w:r w:rsidRPr="000A2F23" w:rsidDel="00A02D89">
          <w:delText xml:space="preserve"> </w:delText>
        </w:r>
      </w:del>
      <w:commentRangeEnd w:id="71"/>
      <w:r w:rsidR="00A30873" w:rsidRPr="000A2F23">
        <w:rPr>
          <w:rStyle w:val="CommentReference"/>
        </w:rPr>
        <w:commentReference w:id="71"/>
      </w:r>
      <w:del w:id="73" w:author="kim" w:date="2020-02-03T10:13:00Z">
        <w:r w:rsidRPr="000A2F23" w:rsidDel="00A02D89">
          <w:delText>that occur across the boreal</w:delText>
        </w:r>
      </w:del>
      <w:del w:id="74" w:author="kim" w:date="2020-02-03T10:22:00Z">
        <w:r w:rsidRPr="000A2F23" w:rsidDel="00A30873">
          <w:delText xml:space="preserve"> (Table 2)</w:delText>
        </w:r>
      </w:del>
      <w:r w:rsidRPr="000A2F23">
        <w:t xml:space="preserve">. </w:t>
      </w:r>
      <w:moveFromRangeStart w:id="75" w:author="kim" w:date="2020-02-03T13:30:00Z" w:name="move31629068"/>
      <w:moveFrom w:id="76" w:author="kim" w:date="2020-02-03T13:30:00Z">
        <w:r w:rsidRPr="000A2F23" w:rsidDel="00851246">
          <w:t xml:space="preserve">We also evaluated two composite metrics, the first comprised of all available bird species (AllBirds), the second comprised of 53 species associated with forested habitats (ForestBirds). </w:t>
        </w:r>
      </w:moveFrom>
      <w:moveFromRangeEnd w:id="75"/>
      <w:commentRangeStart w:id="77"/>
      <w:r w:rsidRPr="000A2F23">
        <w:t xml:space="preserve">For </w:t>
      </w:r>
      <w:proofErr w:type="spellStart"/>
      <w:r w:rsidRPr="000A2F23">
        <w:t>AllBirds</w:t>
      </w:r>
      <w:proofErr w:type="spellEnd"/>
      <w:r w:rsidRPr="000A2F23">
        <w:t xml:space="preserve">, we calculated </w:t>
      </w:r>
      <w:del w:id="78" w:author="kim" w:date="2020-02-04T11:28:00Z">
        <w:r w:rsidRPr="000A2F23" w:rsidDel="000A2F23">
          <w:delText xml:space="preserve">the </w:delText>
        </w:r>
      </w:del>
      <w:ins w:id="79" w:author="kim" w:date="2020-02-04T11:28:00Z">
        <w:r w:rsidR="000A2F23" w:rsidRPr="000A2F23">
          <w:t xml:space="preserve">a </w:t>
        </w:r>
      </w:ins>
      <w:r w:rsidRPr="000A2F23">
        <w:t xml:space="preserve">composite metric by summing all individual songbird densities to create a map showing overall density for </w:t>
      </w:r>
      <w:del w:id="80" w:author="kim" w:date="2020-02-04T11:30:00Z">
        <w:r w:rsidRPr="000A2F23" w:rsidDel="000A2F23">
          <w:delText xml:space="preserve">the </w:delText>
        </w:r>
      </w:del>
      <w:r w:rsidRPr="000A2F23">
        <w:t>80 species</w:t>
      </w:r>
      <w:commentRangeEnd w:id="77"/>
      <w:r w:rsidR="000C7437" w:rsidRPr="000A2F23">
        <w:rPr>
          <w:rStyle w:val="CommentReference"/>
        </w:rPr>
        <w:commentReference w:id="77"/>
      </w:r>
      <w:r w:rsidRPr="000A2F23">
        <w:t xml:space="preserve">. </w:t>
      </w:r>
      <w:proofErr w:type="spellStart"/>
      <w:ins w:id="81" w:author="kim" w:date="2020-02-03T13:34:00Z">
        <w:r w:rsidR="00A30791" w:rsidRPr="000A2F23">
          <w:t>ForestBirds</w:t>
        </w:r>
      </w:ins>
      <w:proofErr w:type="spellEnd"/>
      <w:ins w:id="82" w:author="kim" w:date="2020-02-03T13:35:00Z">
        <w:r w:rsidR="00A30791" w:rsidRPr="000A2F23">
          <w:t xml:space="preserve"> </w:t>
        </w:r>
      </w:ins>
      <w:ins w:id="83" w:author="kim" w:date="2020-02-04T11:30:00Z">
        <w:r w:rsidR="000A2F23" w:rsidRPr="000A2F23">
          <w:t xml:space="preserve">is </w:t>
        </w:r>
      </w:ins>
      <w:ins w:id="84" w:author="kim" w:date="2020-02-04T11:31:00Z">
        <w:r w:rsidR="000A2F23" w:rsidRPr="000A2F23">
          <w:t xml:space="preserve">also a </w:t>
        </w:r>
      </w:ins>
      <w:ins w:id="85" w:author="kim" w:date="2020-02-04T11:35:00Z">
        <w:r w:rsidR="000A2F23" w:rsidRPr="000A2F23">
          <w:t xml:space="preserve">summed </w:t>
        </w:r>
      </w:ins>
      <w:ins w:id="86" w:author="kim" w:date="2020-02-04T11:31:00Z">
        <w:r w:rsidR="000A2F23" w:rsidRPr="000A2F23">
          <w:t xml:space="preserve">composite metric </w:t>
        </w:r>
      </w:ins>
      <w:ins w:id="87" w:author="kim" w:date="2020-02-03T13:35:00Z">
        <w:del w:id="88" w:author="kim" w:date="2020-02-04T11:29:00Z">
          <w:r w:rsidR="00A30791" w:rsidRPr="000A2F23" w:rsidDel="000A2F23">
            <w:delText>wa</w:delText>
          </w:r>
        </w:del>
        <w:del w:id="89" w:author="kim" w:date="2020-02-04T11:35:00Z">
          <w:r w:rsidR="00A30791" w:rsidRPr="000A2F23" w:rsidDel="000A2F23">
            <w:delText>s</w:delText>
          </w:r>
        </w:del>
      </w:ins>
      <w:moveToRangeStart w:id="90" w:author="kim" w:date="2020-02-03T13:30:00Z" w:name="move31629068"/>
      <w:moveTo w:id="91" w:author="kim" w:date="2020-02-03T13:30:00Z">
        <w:del w:id="92" w:author="kim" w:date="2020-02-03T13:35:00Z">
          <w:r w:rsidR="00851246" w:rsidRPr="000A2F23" w:rsidDel="00A30791">
            <w:delText>We also evaluated two composite metrics, the first comprised of all available bird species (AllBirds), the second</w:delText>
          </w:r>
        </w:del>
        <w:r w:rsidR="00851246" w:rsidRPr="000A2F23">
          <w:t xml:space="preserve"> comprised of 53 species associated with forested habitats </w:t>
        </w:r>
        <w:del w:id="93" w:author="kim" w:date="2020-02-03T13:35:00Z">
          <w:r w:rsidR="00851246" w:rsidRPr="000A2F23" w:rsidDel="00A30791">
            <w:delText>(ForestBirds)</w:delText>
          </w:r>
        </w:del>
        <w:r w:rsidR="00851246" w:rsidRPr="000A2F23">
          <w:t xml:space="preserve">. </w:t>
        </w:r>
      </w:moveTo>
      <w:moveToRangeEnd w:id="90"/>
      <w:r w:rsidRPr="000A2F23">
        <w:t>For waterfowl, we evaluated four metrics, one consisting of all waterfowl species (</w:t>
      </w:r>
      <w:proofErr w:type="spellStart"/>
      <w:r w:rsidRPr="000A2F23">
        <w:t>AllWaterfowl</w:t>
      </w:r>
      <w:proofErr w:type="spellEnd"/>
      <w:r w:rsidRPr="000A2F23">
        <w:t>) and three guilds: cavity nesters (</w:t>
      </w:r>
      <w:proofErr w:type="spellStart"/>
      <w:r w:rsidRPr="000A2F23">
        <w:t>CavityNesters</w:t>
      </w:r>
      <w:proofErr w:type="spellEnd"/>
      <w:r w:rsidRPr="000A2F23">
        <w:t>), ground nesters (</w:t>
      </w:r>
      <w:proofErr w:type="spellStart"/>
      <w:r w:rsidRPr="000A2F23">
        <w:t>GroundNesters</w:t>
      </w:r>
      <w:proofErr w:type="spellEnd"/>
      <w:r w:rsidRPr="000A2F23">
        <w:t>), and above water nesters (</w:t>
      </w:r>
      <w:proofErr w:type="spellStart"/>
      <w:r w:rsidRPr="000A2F23">
        <w:t>OverwaterNesters</w:t>
      </w:r>
      <w:proofErr w:type="spellEnd"/>
      <w:r w:rsidRPr="000A2F23">
        <w:t xml:space="preserve">). The composition of species in each guild is listed in Table 2. For each of the four metrics, we summed individual waterfowl densities to create a map showing the overall density for the species belonging to each guild or, in the case of </w:t>
      </w:r>
      <w:proofErr w:type="spellStart"/>
      <w:r w:rsidRPr="000A2F23">
        <w:t>AllWaterfowl</w:t>
      </w:r>
      <w:proofErr w:type="spellEnd"/>
      <w:r w:rsidRPr="000A2F23">
        <w:t>, all 17</w:t>
      </w:r>
      <w:r>
        <w:t xml:space="preserve"> waterfowl species.</w:t>
      </w:r>
      <w:ins w:id="94" w:author="kim" w:date="2020-02-03T13:45:00Z">
        <w:r w:rsidR="00F60C25" w:rsidRPr="00F60C25">
          <w:t xml:space="preserve"> </w:t>
        </w:r>
      </w:ins>
      <w:moveToRangeStart w:id="95" w:author="kim" w:date="2020-02-03T13:45:00Z" w:name="move31629930"/>
      <w:moveTo w:id="96" w:author="kim" w:date="2020-02-03T13:45:00Z">
        <w:del w:id="97" w:author="kim" w:date="2020-02-04T11:40:00Z">
          <w:r w:rsidR="00F60C25" w:rsidRPr="004F20A6" w:rsidDel="00D60127">
            <w:delText>For</w:delText>
          </w:r>
          <w:r w:rsidR="00F60C25" w:rsidDel="00D60127">
            <w:delText xml:space="preserve"> songbird species,</w:delText>
          </w:r>
          <w:r w:rsidR="00F60C25" w:rsidRPr="004F20A6" w:rsidDel="00D60127">
            <w:delText xml:space="preserve"> we </w:delText>
          </w:r>
          <w:r w:rsidR="00F60C25" w:rsidDel="00D60127">
            <w:delText>only included ecoregions whose density map intersected its known range boundary</w:delText>
          </w:r>
        </w:del>
        <w:del w:id="98" w:author="kim" w:date="2020-02-04T11:38:00Z">
          <w:r w:rsidR="00F60C25" w:rsidDel="00D60127">
            <w:rPr>
              <w:rStyle w:val="FootnoteReference"/>
            </w:rPr>
            <w:footnoteReference w:id="2"/>
          </w:r>
        </w:del>
        <w:del w:id="103" w:author="kim" w:date="2020-02-04T11:40:00Z">
          <w:r w:rsidR="00F60C25" w:rsidDel="00D60127">
            <w:delText xml:space="preserve">. This was done to avoid including ecoregions where a species </w:delText>
          </w:r>
          <w:r w:rsidR="00F60C25" w:rsidDel="00D60127">
            <w:lastRenderedPageBreak/>
            <w:delText>was essentially non-existent but predicted to be present by the BRT models, which tend to predict very low densities rather than absolute zeroes</w:delText>
          </w:r>
        </w:del>
      </w:moveTo>
      <w:moveToRangeEnd w:id="95"/>
    </w:p>
    <w:p w14:paraId="03F3878B" w14:textId="0723EF40" w:rsidR="00A30791" w:rsidRDefault="00A30791" w:rsidP="00F42F34">
      <w:pPr>
        <w:rPr>
          <w:ins w:id="104" w:author="kim" w:date="2020-02-03T13:41:00Z"/>
        </w:rPr>
      </w:pPr>
    </w:p>
    <w:p w14:paraId="089E30FC" w14:textId="78552B42" w:rsidR="00A30791" w:rsidRPr="00A30791" w:rsidRDefault="00A30791" w:rsidP="00F42F34">
      <w:pPr>
        <w:rPr>
          <w:ins w:id="105" w:author="kim" w:date="2020-02-03T13:41:00Z"/>
          <w:b/>
          <w:bCs/>
          <w:rPrChange w:id="106" w:author="kim" w:date="2020-02-03T13:42:00Z">
            <w:rPr>
              <w:ins w:id="107" w:author="kim" w:date="2020-02-03T13:41:00Z"/>
            </w:rPr>
          </w:rPrChange>
        </w:rPr>
      </w:pPr>
      <w:ins w:id="108" w:author="kim" w:date="2020-02-03T13:41:00Z">
        <w:r w:rsidRPr="00A30791">
          <w:rPr>
            <w:b/>
            <w:bCs/>
            <w:rPrChange w:id="109" w:author="kim" w:date="2020-02-03T13:42:00Z">
              <w:rPr/>
            </w:rPrChange>
          </w:rPr>
          <w:t>Measuring Representation</w:t>
        </w:r>
      </w:ins>
    </w:p>
    <w:p w14:paraId="76697876" w14:textId="01F20731" w:rsidR="00A30791" w:rsidRPr="00F60C25" w:rsidRDefault="00A30791" w:rsidP="00F42F34">
      <w:ins w:id="110" w:author="kim" w:date="2020-02-03T13:41:00Z">
        <w:r w:rsidRPr="00F60C25">
          <w:t>&lt;</w:t>
        </w:r>
      </w:ins>
      <w:ins w:id="111" w:author="kim" w:date="2020-02-03T13:42:00Z">
        <w:r w:rsidRPr="00F60C25">
          <w:t xml:space="preserve">maybe </w:t>
        </w:r>
      </w:ins>
      <w:ins w:id="112" w:author="kim" w:date="2020-02-03T13:41:00Z">
        <w:r w:rsidRPr="00F60C25">
          <w:t>add section here that spea</w:t>
        </w:r>
      </w:ins>
      <w:ins w:id="113" w:author="kim" w:date="2020-02-03T13:42:00Z">
        <w:r w:rsidRPr="00F60C25">
          <w:t>ks to how we measure representation</w:t>
        </w:r>
      </w:ins>
      <w:ins w:id="114" w:author="kim" w:date="2020-02-04T11:56:00Z">
        <w:r w:rsidR="0028726C">
          <w:t>??</w:t>
        </w:r>
      </w:ins>
      <w:ins w:id="115" w:author="kim" w:date="2020-02-03T13:42:00Z">
        <w:r w:rsidRPr="00F60C25">
          <w:t>&gt;</w:t>
        </w:r>
      </w:ins>
    </w:p>
    <w:p w14:paraId="1723EDA2" w14:textId="63B93CE8" w:rsidR="00F42F34" w:rsidRPr="00F60C25" w:rsidRDefault="00F42F34" w:rsidP="00F42F34">
      <w:pPr>
        <w:rPr>
          <w:ins w:id="116" w:author="kim" w:date="2020-02-03T13:42:00Z"/>
          <w:rFonts w:asciiTheme="majorHAnsi" w:eastAsiaTheme="majorEastAsia" w:hAnsiTheme="majorHAnsi" w:cstheme="majorBidi"/>
          <w:szCs w:val="26"/>
        </w:rPr>
      </w:pPr>
    </w:p>
    <w:p w14:paraId="54626CBE" w14:textId="0AF1D836" w:rsidR="00A30791" w:rsidRPr="00F60C25" w:rsidDel="000806DE" w:rsidRDefault="00A30791" w:rsidP="00F42F34">
      <w:pPr>
        <w:rPr>
          <w:ins w:id="117" w:author="kim" w:date="2020-02-03T13:42:00Z"/>
          <w:del w:id="118" w:author="kim" w:date="2020-02-03T14:55:00Z"/>
          <w:rFonts w:asciiTheme="majorHAnsi" w:eastAsiaTheme="majorEastAsia" w:hAnsiTheme="majorHAnsi" w:cstheme="majorBidi"/>
          <w:szCs w:val="26"/>
        </w:rPr>
      </w:pPr>
      <w:ins w:id="119" w:author="kim" w:date="2020-02-03T13:42:00Z">
        <w:del w:id="120" w:author="kim" w:date="2020-02-03T14:55:00Z">
          <w:r w:rsidRPr="00F60C25" w:rsidDel="000806DE">
            <w:rPr>
              <w:rFonts w:asciiTheme="majorHAnsi" w:eastAsiaTheme="majorEastAsia" w:hAnsiTheme="majorHAnsi" w:cstheme="majorBidi"/>
              <w:szCs w:val="26"/>
            </w:rPr>
            <w:delText xml:space="preserve">We use two methods to quantify representation </w:delText>
          </w:r>
        </w:del>
      </w:ins>
      <w:ins w:id="121" w:author="kim" w:date="2020-02-03T13:50:00Z">
        <w:del w:id="122" w:author="kim" w:date="2020-02-03T14:55:00Z">
          <w:r w:rsidR="00F60C25" w:rsidDel="000806DE">
            <w:rPr>
              <w:rFonts w:asciiTheme="majorHAnsi" w:eastAsiaTheme="majorEastAsia" w:hAnsiTheme="majorHAnsi" w:cstheme="majorBidi"/>
              <w:szCs w:val="26"/>
            </w:rPr>
            <w:delText>proportional representation (</w:delText>
          </w:r>
        </w:del>
      </w:ins>
      <w:ins w:id="123" w:author="kim" w:date="2020-02-03T13:43:00Z">
        <w:del w:id="124" w:author="kim" w:date="2020-02-03T14:55:00Z">
          <w:r w:rsidRPr="00F60C25" w:rsidDel="000806DE">
            <w:rPr>
              <w:rFonts w:asciiTheme="majorHAnsi" w:eastAsiaTheme="majorEastAsia" w:hAnsiTheme="majorHAnsi" w:cstheme="majorBidi"/>
              <w:szCs w:val="26"/>
            </w:rPr>
            <w:delText>MDR-based targets</w:delText>
          </w:r>
        </w:del>
      </w:ins>
      <w:ins w:id="125" w:author="kim" w:date="2020-02-03T13:50:00Z">
        <w:del w:id="126" w:author="kim" w:date="2020-02-03T14:55:00Z">
          <w:r w:rsidR="00F60C25" w:rsidDel="000806DE">
            <w:rPr>
              <w:rFonts w:asciiTheme="majorHAnsi" w:eastAsiaTheme="majorEastAsia" w:hAnsiTheme="majorHAnsi" w:cstheme="majorBidi"/>
              <w:szCs w:val="26"/>
            </w:rPr>
            <w:delText>)</w:delText>
          </w:r>
        </w:del>
      </w:ins>
      <w:ins w:id="127" w:author="kim" w:date="2020-02-03T13:43:00Z">
        <w:del w:id="128" w:author="kim" w:date="2020-02-03T14:55:00Z">
          <w:r w:rsidRPr="00F60C25" w:rsidDel="000806DE">
            <w:rPr>
              <w:rFonts w:asciiTheme="majorHAnsi" w:eastAsiaTheme="majorEastAsia" w:hAnsiTheme="majorHAnsi" w:cstheme="majorBidi"/>
              <w:szCs w:val="26"/>
            </w:rPr>
            <w:delText xml:space="preserve"> an</w:delText>
          </w:r>
        </w:del>
      </w:ins>
      <w:ins w:id="129" w:author="kim" w:date="2020-02-03T13:50:00Z">
        <w:del w:id="130" w:author="kim" w:date="2020-02-03T14:55:00Z">
          <w:r w:rsidR="00F60C25" w:rsidDel="000806DE">
            <w:rPr>
              <w:rFonts w:asciiTheme="majorHAnsi" w:eastAsiaTheme="majorEastAsia" w:hAnsiTheme="majorHAnsi" w:cstheme="majorBidi"/>
              <w:szCs w:val="26"/>
            </w:rPr>
            <w:delText>d</w:delText>
          </w:r>
        </w:del>
      </w:ins>
      <w:ins w:id="131" w:author="kim" w:date="2020-02-03T13:43:00Z">
        <w:del w:id="132" w:author="kim" w:date="2020-02-03T14:55:00Z">
          <w:r w:rsidRPr="00F60C25" w:rsidDel="000806DE">
            <w:rPr>
              <w:rFonts w:asciiTheme="majorHAnsi" w:eastAsiaTheme="majorEastAsia" w:hAnsiTheme="majorHAnsi" w:cstheme="majorBidi"/>
              <w:szCs w:val="26"/>
            </w:rPr>
            <w:delText xml:space="preserve"> DM </w:delText>
          </w:r>
        </w:del>
      </w:ins>
      <w:ins w:id="133" w:author="kim" w:date="2020-02-03T13:42:00Z">
        <w:del w:id="134" w:author="kim" w:date="2020-02-03T14:55:00Z">
          <w:r w:rsidRPr="00F60C25" w:rsidDel="000806DE">
            <w:rPr>
              <w:rFonts w:asciiTheme="majorHAnsi" w:eastAsiaTheme="majorEastAsia" w:hAnsiTheme="majorHAnsi" w:cstheme="majorBidi"/>
              <w:szCs w:val="26"/>
            </w:rPr>
            <w:delText>…</w:delText>
          </w:r>
        </w:del>
      </w:ins>
    </w:p>
    <w:p w14:paraId="464E88EA" w14:textId="28B35A05" w:rsidR="00A30791" w:rsidRPr="004F20A6" w:rsidDel="000806DE" w:rsidRDefault="00A30791" w:rsidP="00F42F34">
      <w:pPr>
        <w:rPr>
          <w:del w:id="135" w:author="kim" w:date="2020-02-03T14:55:00Z"/>
          <w:rFonts w:asciiTheme="majorHAnsi" w:eastAsiaTheme="majorEastAsia" w:hAnsiTheme="majorHAnsi" w:cstheme="majorBidi"/>
          <w:szCs w:val="26"/>
        </w:rPr>
      </w:pPr>
    </w:p>
    <w:p w14:paraId="1484D9E0" w14:textId="0E5CB17A" w:rsidR="004F20A6" w:rsidRPr="004F20A6" w:rsidRDefault="14B0AA24" w:rsidP="00D907D7">
      <w:pPr>
        <w:pStyle w:val="Heading2"/>
      </w:pPr>
      <w:commentRangeStart w:id="136"/>
      <w:r>
        <w:t>Benchmarks networks</w:t>
      </w:r>
      <w:commentRangeEnd w:id="136"/>
      <w:r w:rsidR="004F20A6">
        <w:rPr>
          <w:rStyle w:val="CommentReference"/>
        </w:rPr>
        <w:commentReference w:id="136"/>
      </w:r>
    </w:p>
    <w:p w14:paraId="366C72D3" w14:textId="77777777" w:rsidR="0085039F" w:rsidRDefault="0085039F" w:rsidP="004F20A6">
      <w:pPr>
        <w:rPr>
          <w:rFonts w:asciiTheme="majorHAnsi" w:eastAsiaTheme="majorEastAsia" w:hAnsiTheme="majorHAnsi" w:cstheme="majorBidi"/>
          <w:szCs w:val="26"/>
        </w:rPr>
      </w:pPr>
    </w:p>
    <w:p w14:paraId="47A71E0C" w14:textId="17B3B2B3" w:rsidR="004F20A6" w:rsidRDefault="009F268A" w:rsidP="005B139E">
      <w:ins w:id="137" w:author="kim" w:date="2020-02-04T11:48:00Z">
        <w:r>
          <w:t xml:space="preserve">To </w:t>
        </w:r>
      </w:ins>
      <w:ins w:id="138" w:author="kim" w:date="2020-02-04T11:49:00Z">
        <w:r>
          <w:t>evaluate</w:t>
        </w:r>
      </w:ins>
      <w:ins w:id="139" w:author="kim" w:date="2020-02-04T11:48:00Z">
        <w:r>
          <w:t xml:space="preserve"> the effectiveness of the four environmental features to represent </w:t>
        </w:r>
      </w:ins>
      <w:ins w:id="140" w:author="kim" w:date="2020-02-04T11:49:00Z">
        <w:r>
          <w:t>the test features</w:t>
        </w:r>
      </w:ins>
      <w:ins w:id="141" w:author="kim" w:date="2020-02-04T11:48:00Z">
        <w:r>
          <w:t>, w</w:t>
        </w:r>
      </w:ins>
      <w:ins w:id="142" w:author="kim" w:date="2020-02-04T11:47:00Z">
        <w:r w:rsidR="00D60127">
          <w:t xml:space="preserve">e used ecological benchmark networks as spatial units. </w:t>
        </w:r>
      </w:ins>
      <w:r w:rsidR="004F20A6" w:rsidRPr="004F20A6">
        <w:t xml:space="preserve">For each ecoregion, we generated a set of </w:t>
      </w:r>
      <w:ins w:id="143" w:author="kim" w:date="2020-02-03T10:51:00Z">
        <w:r w:rsidR="004358DA">
          <w:t xml:space="preserve">potential </w:t>
        </w:r>
      </w:ins>
      <w:r w:rsidR="004F20A6" w:rsidRPr="004F20A6">
        <w:t xml:space="preserve">benchmark areas </w:t>
      </w:r>
      <w:ins w:id="144" w:author="kim" w:date="2020-02-03T10:53:00Z">
        <w:r w:rsidR="004358DA">
          <w:t>based on the fundamental properties of size, intactness, and connectivity (Lisgo et al. in prep)</w:t>
        </w:r>
      </w:ins>
      <w:ins w:id="145" w:author="kim" w:date="2020-02-03T10:56:00Z">
        <w:r w:rsidR="004358DA">
          <w:t xml:space="preserve">. </w:t>
        </w:r>
      </w:ins>
      <w:ins w:id="146" w:author="kim" w:date="2020-02-03T10:53:00Z">
        <w:r w:rsidR="004358DA">
          <w:t xml:space="preserve"> </w:t>
        </w:r>
      </w:ins>
      <w:ins w:id="147" w:author="kim" w:date="2020-02-03T11:54:00Z">
        <w:r w:rsidR="00E12B7D">
          <w:t xml:space="preserve">Benchmarks </w:t>
        </w:r>
        <w:del w:id="148" w:author="kim" w:date="2020-02-03T12:12:00Z">
          <w:r w:rsidR="00E12B7D" w:rsidDel="007F672C">
            <w:delText>are</w:delText>
          </w:r>
        </w:del>
      </w:ins>
      <w:ins w:id="149" w:author="kim" w:date="2020-02-03T12:12:00Z">
        <w:r w:rsidR="007F672C">
          <w:t>were</w:t>
        </w:r>
      </w:ins>
      <w:ins w:id="150" w:author="kim" w:date="2020-02-03T11:54:00Z">
        <w:r w:rsidR="00E12B7D">
          <w:t xml:space="preserve"> sufficiently </w:t>
        </w:r>
      </w:ins>
      <w:del w:id="151" w:author="kim" w:date="2020-02-03T11:54:00Z">
        <w:r w:rsidR="004F20A6" w:rsidRPr="004F20A6" w:rsidDel="00E12B7D">
          <w:delText xml:space="preserve">that were: 1) </w:delText>
        </w:r>
      </w:del>
      <w:r w:rsidR="004F20A6" w:rsidRPr="004F20A6">
        <w:t xml:space="preserve">large </w:t>
      </w:r>
      <w:del w:id="152" w:author="kim" w:date="2020-02-03T11:54:00Z">
        <w:r w:rsidR="004F20A6" w:rsidRPr="004F20A6" w:rsidDel="00E12B7D">
          <w:delText xml:space="preserve">enough </w:delText>
        </w:r>
      </w:del>
      <w:del w:id="153" w:author="kim" w:date="2020-02-03T12:00:00Z">
        <w:r w:rsidR="004F20A6" w:rsidRPr="004F20A6" w:rsidDel="00E12B7D">
          <w:delText>to</w:delText>
        </w:r>
      </w:del>
      <w:r w:rsidR="004F20A6" w:rsidRPr="004F20A6">
        <w:t xml:space="preserve"> </w:t>
      </w:r>
      <w:ins w:id="154" w:author="kim" w:date="2020-02-03T11:56:00Z">
        <w:r w:rsidR="00E12B7D" w:rsidRPr="004F20A6">
          <w:t xml:space="preserve">to maintain all </w:t>
        </w:r>
      </w:ins>
      <w:ins w:id="155" w:author="kim" w:date="2020-02-03T11:57:00Z">
        <w:r w:rsidR="00E12B7D">
          <w:t xml:space="preserve">flammable </w:t>
        </w:r>
      </w:ins>
      <w:ins w:id="156" w:author="kim" w:date="2020-02-03T11:56:00Z">
        <w:del w:id="157" w:author="kim" w:date="2020-02-03T12:27:00Z">
          <w:r w:rsidR="00E12B7D" w:rsidRPr="004F20A6" w:rsidDel="00E83E1E">
            <w:delText>habitat</w:delText>
          </w:r>
        </w:del>
      </w:ins>
      <w:ins w:id="158" w:author="kim" w:date="2020-02-03T12:27:00Z">
        <w:r w:rsidR="00E83E1E">
          <w:t>vegetation</w:t>
        </w:r>
      </w:ins>
      <w:ins w:id="159" w:author="kim" w:date="2020-02-03T11:56:00Z">
        <w:r w:rsidR="00E12B7D" w:rsidRPr="004F20A6">
          <w:t xml:space="preserve"> types under the regional fire regime </w:t>
        </w:r>
      </w:ins>
      <w:del w:id="160" w:author="kim" w:date="2020-02-03T11:56:00Z">
        <w:r w:rsidR="004F20A6" w:rsidRPr="004F20A6" w:rsidDel="00E12B7D">
          <w:delText>sustain the expected maximum fire size in the ecor</w:delText>
        </w:r>
        <w:r w:rsidR="00BE0488" w:rsidDel="00E12B7D">
          <w:delText xml:space="preserve">egion </w:delText>
        </w:r>
      </w:del>
      <w:r w:rsidR="00BE0488">
        <w:t>according to Leroux et al</w:t>
      </w:r>
      <w:r w:rsidR="000A0527">
        <w:t>.</w:t>
      </w:r>
      <w:r w:rsidR="00BE0488">
        <w:t>’</w:t>
      </w:r>
      <w:r w:rsidR="004F20A6" w:rsidRPr="004F20A6">
        <w:t>s (2007) minimum dynamic reserve (MDR)</w:t>
      </w:r>
      <w:r w:rsidR="00F55130">
        <w:t xml:space="preserve"> approach</w:t>
      </w:r>
      <w:ins w:id="161" w:author="kim" w:date="2020-02-03T11:58:00Z">
        <w:r w:rsidR="00E12B7D">
          <w:t xml:space="preserve"> (</w:t>
        </w:r>
        <w:commentRangeStart w:id="162"/>
        <w:commentRangeStart w:id="163"/>
        <w:r w:rsidR="00E12B7D">
          <w:t xml:space="preserve">Appendix </w:t>
        </w:r>
        <w:proofErr w:type="spellStart"/>
        <w:r w:rsidR="00E12B7D">
          <w:t>Sx</w:t>
        </w:r>
        <w:commentRangeEnd w:id="162"/>
        <w:proofErr w:type="spellEnd"/>
        <w:r w:rsidR="00E12B7D">
          <w:rPr>
            <w:rStyle w:val="CommentReference"/>
          </w:rPr>
          <w:commentReference w:id="162"/>
        </w:r>
      </w:ins>
      <w:commentRangeEnd w:id="163"/>
      <w:r w:rsidR="007A1B28">
        <w:rPr>
          <w:rStyle w:val="CommentReference"/>
        </w:rPr>
        <w:commentReference w:id="163"/>
      </w:r>
      <w:ins w:id="164" w:author="kim" w:date="2020-02-03T11:58:00Z">
        <w:r w:rsidR="00E12B7D">
          <w:t>)</w:t>
        </w:r>
      </w:ins>
      <w:ins w:id="165" w:author="kim" w:date="2020-02-03T11:55:00Z">
        <w:r w:rsidR="00E12B7D">
          <w:t>.</w:t>
        </w:r>
        <w:r w:rsidR="00E12B7D" w:rsidRPr="00E12B7D">
          <w:t xml:space="preserve"> </w:t>
        </w:r>
      </w:ins>
      <w:del w:id="166" w:author="kim" w:date="2020-02-03T12:12:00Z">
        <w:r w:rsidR="004F20A6" w:rsidRPr="004F20A6" w:rsidDel="007F672C">
          <w:delText>, 2) hydrologically connected through the use of catchments as building blocks (</w:delText>
        </w:r>
        <w:r w:rsidR="00EB6A4B" w:rsidRPr="00A157D0" w:rsidDel="007F672C">
          <w:delText xml:space="preserve">Lisgo et al. </w:delText>
        </w:r>
        <w:r w:rsidR="00EB6A4B" w:rsidRPr="00A157D0" w:rsidDel="007F672C">
          <w:rPr>
            <w:i/>
          </w:rPr>
          <w:delText>in prep</w:delText>
        </w:r>
        <w:r w:rsidR="004F20A6" w:rsidRPr="004F20A6" w:rsidDel="007F672C">
          <w:delText>), and</w:delText>
        </w:r>
      </w:del>
      <w:ins w:id="167" w:author="kim" w:date="2020-02-03T12:04:00Z">
        <w:r w:rsidR="008E64EB">
          <w:t xml:space="preserve">Benchmarks </w:t>
        </w:r>
      </w:ins>
      <w:ins w:id="168" w:author="kim" w:date="2020-02-03T12:12:00Z">
        <w:r w:rsidR="007F672C">
          <w:t>were</w:t>
        </w:r>
      </w:ins>
      <w:ins w:id="169" w:author="kim" w:date="2020-02-03T12:04:00Z">
        <w:r w:rsidR="008E64EB">
          <w:t xml:space="preserve"> designed to be intact so that ecological processes </w:t>
        </w:r>
      </w:ins>
      <w:ins w:id="170" w:author="kim" w:date="2020-02-03T12:14:00Z">
        <w:r w:rsidR="007F672C">
          <w:t>were</w:t>
        </w:r>
      </w:ins>
      <w:ins w:id="171" w:author="kim" w:date="2020-02-03T12:04:00Z">
        <w:r w:rsidR="008E64EB">
          <w:t xml:space="preserve"> operating with </w:t>
        </w:r>
      </w:ins>
      <w:ins w:id="172" w:author="kim" w:date="2020-02-03T12:05:00Z">
        <w:r w:rsidR="008E64EB">
          <w:t>minimal</w:t>
        </w:r>
      </w:ins>
      <w:ins w:id="173" w:author="kim" w:date="2020-02-03T12:04:00Z">
        <w:r w:rsidR="008E64EB">
          <w:t xml:space="preserve"> human </w:t>
        </w:r>
      </w:ins>
      <w:ins w:id="174" w:author="kim" w:date="2020-02-03T12:05:00Z">
        <w:r w:rsidR="008E64EB">
          <w:t xml:space="preserve">interference. </w:t>
        </w:r>
      </w:ins>
      <w:ins w:id="175" w:author="kim" w:date="2020-02-03T12:01:00Z">
        <w:r w:rsidR="008E64EB">
          <w:t xml:space="preserve">Intactness was </w:t>
        </w:r>
      </w:ins>
      <w:del w:id="176" w:author="kim" w:date="2020-02-03T12:02:00Z">
        <w:r w:rsidR="004F20A6" w:rsidRPr="004F20A6" w:rsidDel="008E64EB">
          <w:delText xml:space="preserve"> </w:delText>
        </w:r>
      </w:del>
      <w:del w:id="177" w:author="kim" w:date="2020-02-03T12:01:00Z">
        <w:r w:rsidR="004F20A6" w:rsidRPr="004F20A6" w:rsidDel="008E64EB">
          <w:delText xml:space="preserve">3) largely intact as </w:delText>
        </w:r>
      </w:del>
      <w:r w:rsidR="004F20A6" w:rsidRPr="004F20A6">
        <w:t xml:space="preserve">measured using GFWC’s (2014) Human Access dataset. </w:t>
      </w:r>
      <w:ins w:id="178" w:author="kim" w:date="2020-02-03T12:05:00Z">
        <w:r w:rsidR="008E64EB">
          <w:t xml:space="preserve">To simultaneously address terrestrial and hydrologic connectivity, </w:t>
        </w:r>
      </w:ins>
      <w:del w:id="179" w:author="kim" w:date="2020-02-03T12:03:00Z">
        <w:r w:rsidR="004F20A6" w:rsidRPr="004F20A6" w:rsidDel="008E64EB">
          <w:delText xml:space="preserve">Benchmark areas were constructed </w:delText>
        </w:r>
      </w:del>
      <w:del w:id="180" w:author="kim" w:date="2020-02-03T12:05:00Z">
        <w:r w:rsidR="004F20A6" w:rsidRPr="004F20A6" w:rsidDel="008E64EB">
          <w:delText>using the</w:delText>
        </w:r>
      </w:del>
      <w:ins w:id="181" w:author="kim" w:date="2020-02-03T12:06:00Z">
        <w:r w:rsidR="008E64EB">
          <w:t xml:space="preserve"> we u</w:t>
        </w:r>
      </w:ins>
      <w:ins w:id="182" w:author="kim" w:date="2020-02-03T12:05:00Z">
        <w:r w:rsidR="008E64EB">
          <w:t>sed</w:t>
        </w:r>
      </w:ins>
      <w:r w:rsidR="004F20A6" w:rsidRPr="004F20A6">
        <w:t xml:space="preserve"> Benchmark Builder </w:t>
      </w:r>
      <w:r w:rsidR="004F20A6" w:rsidRPr="009A3E63">
        <w:t>software (</w:t>
      </w:r>
      <w:r w:rsidR="00076D1F" w:rsidRPr="009A3E63">
        <w:t>BEACONs 2017</w:t>
      </w:r>
      <w:r w:rsidR="004F20A6" w:rsidRPr="009A3E63">
        <w:t xml:space="preserve">) </w:t>
      </w:r>
      <w:ins w:id="183" w:author="kim" w:date="2020-02-03T12:05:00Z">
        <w:r w:rsidR="008E64EB">
          <w:t xml:space="preserve">to </w:t>
        </w:r>
      </w:ins>
      <w:del w:id="184" w:author="kim" w:date="2020-02-03T12:05:00Z">
        <w:r w:rsidR="004F20A6" w:rsidRPr="009A3E63" w:rsidDel="008E64EB">
          <w:delText>by</w:delText>
        </w:r>
      </w:del>
      <w:r w:rsidR="004F20A6" w:rsidRPr="009A3E63">
        <w:t xml:space="preserve"> </w:t>
      </w:r>
      <w:del w:id="185" w:author="kim" w:date="2020-02-03T12:06:00Z">
        <w:r w:rsidR="004F20A6" w:rsidRPr="009A3E63" w:rsidDel="008E64EB">
          <w:delText xml:space="preserve">assembling </w:delText>
        </w:r>
      </w:del>
      <w:ins w:id="186" w:author="kim" w:date="2020-02-03T12:06:00Z">
        <w:r w:rsidR="008E64EB" w:rsidRPr="009A3E63">
          <w:t>assembl</w:t>
        </w:r>
        <w:r w:rsidR="008E64EB">
          <w:t>e</w:t>
        </w:r>
        <w:r w:rsidR="008E64EB" w:rsidRPr="009A3E63">
          <w:t xml:space="preserve"> </w:t>
        </w:r>
      </w:ins>
      <w:r w:rsidR="004F20A6" w:rsidRPr="009A3E63">
        <w:t xml:space="preserve">catchments </w:t>
      </w:r>
      <w:ins w:id="187" w:author="kim" w:date="2020-02-03T10:48:00Z">
        <w:r w:rsidR="00CD08B2">
          <w:t>along stream networks</w:t>
        </w:r>
        <w:del w:id="188" w:author="kim" w:date="2020-02-03T12:12:00Z">
          <w:r w:rsidR="00CD08B2" w:rsidDel="007F672C">
            <w:delText xml:space="preserve"> </w:delText>
          </w:r>
        </w:del>
      </w:ins>
      <w:ins w:id="189" w:author="kim" w:date="2020-02-03T12:27:00Z">
        <w:r w:rsidR="00E83E1E">
          <w:t xml:space="preserve"> </w:t>
        </w:r>
      </w:ins>
      <w:ins w:id="190" w:author="kim" w:date="2020-02-03T10:48:00Z">
        <w:del w:id="191" w:author="kim" w:date="2020-02-03T12:27:00Z">
          <w:r w:rsidR="00CD08B2" w:rsidDel="00E83E1E">
            <w:delText xml:space="preserve"> </w:delText>
          </w:r>
        </w:del>
      </w:ins>
      <w:r w:rsidR="004F20A6" w:rsidRPr="009A3E63">
        <w:t xml:space="preserve">until the MDR-based </w:t>
      </w:r>
      <w:ins w:id="192" w:author="kim" w:date="2020-02-03T12:06:00Z">
        <w:r w:rsidR="008E64EB">
          <w:t xml:space="preserve">area </w:t>
        </w:r>
      </w:ins>
      <w:r w:rsidR="004F20A6" w:rsidRPr="009A3E63">
        <w:t xml:space="preserve">target for </w:t>
      </w:r>
      <w:r w:rsidR="00BE0488" w:rsidRPr="009A3E63">
        <w:t>the</w:t>
      </w:r>
      <w:r w:rsidR="004F20A6" w:rsidRPr="009A3E63">
        <w:t xml:space="preserve"> ecoregion was reached</w:t>
      </w:r>
      <w:ins w:id="193" w:author="kim" w:date="2020-02-03T12:13:00Z">
        <w:r w:rsidR="007F672C">
          <w:t xml:space="preserve">. Only </w:t>
        </w:r>
      </w:ins>
      <w:ins w:id="194" w:author="kim" w:date="2020-02-03T12:07:00Z">
        <w:r w:rsidR="008E64EB">
          <w:t xml:space="preserve">catchments with </w:t>
        </w:r>
      </w:ins>
      <w:ins w:id="195" w:author="kim" w:date="2020-02-03T12:06:00Z">
        <w:r w:rsidR="008E64EB">
          <w:t>a minimum intactness of 80%</w:t>
        </w:r>
      </w:ins>
      <w:ins w:id="196" w:author="kim" w:date="2020-02-03T12:13:00Z">
        <w:r w:rsidR="007F672C">
          <w:t xml:space="preserve"> were included in the analysis</w:t>
        </w:r>
      </w:ins>
      <w:r w:rsidR="004F20A6" w:rsidRPr="009A3E63">
        <w:t>.</w:t>
      </w:r>
      <w:del w:id="197" w:author="kim" w:date="2020-02-03T11:58:00Z">
        <w:r w:rsidR="004F20A6" w:rsidRPr="009A3E63" w:rsidDel="00E12B7D">
          <w:delText xml:space="preserve"> MDR values were based on a boreal-wide regionalization of fire regimes and vegetation detailed in Lisgo et al</w:delText>
        </w:r>
        <w:r w:rsidR="00BE0488" w:rsidRPr="009A3E63" w:rsidDel="00E12B7D">
          <w:delText>.</w:delText>
        </w:r>
        <w:r w:rsidR="004F20A6" w:rsidRPr="009A3E63" w:rsidDel="00E12B7D">
          <w:delText xml:space="preserve"> (</w:delText>
        </w:r>
        <w:r w:rsidR="005943AF" w:rsidRPr="00EB6A4B" w:rsidDel="00E12B7D">
          <w:rPr>
            <w:i/>
          </w:rPr>
          <w:delText>in prep</w:delText>
        </w:r>
        <w:r w:rsidR="004F20A6" w:rsidRPr="009A3E63" w:rsidDel="00E12B7D">
          <w:delText>)</w:delText>
        </w:r>
        <w:r w:rsidR="004F20A6" w:rsidRPr="004F20A6" w:rsidDel="00E12B7D">
          <w:delText xml:space="preserve"> and represent the minimum reserve size needed to maintain all habitat types under the regional fire regime.</w:delText>
        </w:r>
      </w:del>
      <w:r w:rsidR="004F20A6" w:rsidRPr="004F20A6" w:rsidDel="00E12B7D">
        <w:t xml:space="preserve"> </w:t>
      </w:r>
      <w:del w:id="198" w:author="kim" w:date="2020-02-03T12:03:00Z">
        <w:r w:rsidR="004F20A6" w:rsidRPr="004F20A6" w:rsidDel="008E64EB">
          <w:delText xml:space="preserve">Since </w:delText>
        </w:r>
      </w:del>
      <w:ins w:id="199" w:author="kim" w:date="2020-02-03T12:03:00Z">
        <w:r w:rsidR="008E64EB">
          <w:t xml:space="preserve">While Benchmark </w:t>
        </w:r>
      </w:ins>
      <w:r w:rsidR="004F20A6" w:rsidRPr="004F20A6">
        <w:t>Builder constructs benchmarks to be hydrologically connected</w:t>
      </w:r>
      <w:ins w:id="200" w:author="kim" w:date="2020-02-03T12:06:00Z">
        <w:r w:rsidR="008E64EB">
          <w:t xml:space="preserve">, </w:t>
        </w:r>
      </w:ins>
      <w:del w:id="201" w:author="kim" w:date="2020-02-03T12:06:00Z">
        <w:r w:rsidR="004F20A6" w:rsidRPr="004F20A6" w:rsidDel="008E64EB">
          <w:delText xml:space="preserve"> and </w:delText>
        </w:r>
      </w:del>
      <w:r w:rsidR="004F20A6" w:rsidRPr="004F20A6">
        <w:t xml:space="preserve">the ecological framework of Canada does not </w:t>
      </w:r>
      <w:del w:id="202" w:author="kim" w:date="2020-02-03T12:07:00Z">
        <w:r w:rsidR="004F20A6" w:rsidRPr="004F20A6" w:rsidDel="008E64EB">
          <w:delText>line up with</w:delText>
        </w:r>
      </w:del>
      <w:ins w:id="203" w:author="kim" w:date="2020-02-03T12:07:00Z">
        <w:r w:rsidR="008E64EB">
          <w:t>conform to</w:t>
        </w:r>
      </w:ins>
      <w:r w:rsidR="004F20A6" w:rsidRPr="004F20A6">
        <w:t xml:space="preserve"> hydrologic</w:t>
      </w:r>
      <w:ins w:id="204" w:author="kim" w:date="2020-02-03T12:11:00Z">
        <w:r w:rsidR="007F672C">
          <w:t xml:space="preserve"> </w:t>
        </w:r>
      </w:ins>
      <w:del w:id="205" w:author="kim" w:date="2020-02-03T12:07:00Z">
        <w:r w:rsidR="004F20A6" w:rsidRPr="004F20A6" w:rsidDel="008E64EB">
          <w:delText xml:space="preserve">al </w:delText>
        </w:r>
      </w:del>
      <w:r w:rsidR="004F20A6" w:rsidRPr="004F20A6">
        <w:t>boundaries</w:t>
      </w:r>
      <w:ins w:id="206" w:author="kim" w:date="2020-02-03T12:13:00Z">
        <w:r w:rsidR="007F672C">
          <w:t>. As such</w:t>
        </w:r>
      </w:ins>
      <w:r w:rsidR="004F20A6" w:rsidRPr="004F20A6">
        <w:t>, we constructed benchmarks</w:t>
      </w:r>
      <w:del w:id="207" w:author="kim" w:date="2020-02-03T12:13:00Z">
        <w:r w:rsidR="004F20A6" w:rsidRPr="004F20A6" w:rsidDel="007F672C">
          <w:delText xml:space="preserve"> within</w:delText>
        </w:r>
      </w:del>
      <w:ins w:id="208" w:author="kim" w:date="2020-02-03T12:13:00Z">
        <w:r w:rsidR="007F672C">
          <w:t xml:space="preserve"> f</w:t>
        </w:r>
      </w:ins>
      <w:ins w:id="209" w:author="kim" w:date="2020-02-03T12:14:00Z">
        <w:r w:rsidR="007F672C">
          <w:t>or</w:t>
        </w:r>
      </w:ins>
      <w:r w:rsidR="004F20A6" w:rsidRPr="004F20A6">
        <w:t xml:space="preserve"> the ecoregion plus its intersecting fundamental drainage areas (FDA</w:t>
      </w:r>
      <w:ins w:id="210" w:author="kim" w:date="2020-02-03T12:28:00Z">
        <w:r w:rsidR="00E83E1E">
          <w:t xml:space="preserve">; </w:t>
        </w:r>
      </w:ins>
      <w:del w:id="211" w:author="kim" w:date="2020-02-03T12:28:00Z">
        <w:r w:rsidR="004F20A6" w:rsidRPr="004F20A6" w:rsidDel="00E83E1E">
          <w:delText xml:space="preserve">) </w:delText>
        </w:r>
      </w:del>
      <w:del w:id="212" w:author="kim" w:date="2020-02-03T12:14:00Z">
        <w:r w:rsidR="004F20A6" w:rsidRPr="004F20A6" w:rsidDel="007F672C">
          <w:delText xml:space="preserve">delineated </w:delText>
        </w:r>
        <w:r w:rsidR="00EB6A4B" w:rsidDel="007F672C">
          <w:delText>using</w:delText>
        </w:r>
      </w:del>
      <w:del w:id="213" w:author="kim" w:date="2020-02-03T12:28:00Z">
        <w:r w:rsidR="004F20A6" w:rsidRPr="004F20A6" w:rsidDel="00E83E1E">
          <w:delText xml:space="preserve"> the Atlas of Canada’s National Scale Frameworks Hydrology (</w:delText>
        </w:r>
      </w:del>
      <w:r w:rsidR="004F20A6" w:rsidRPr="004F20A6">
        <w:t>NRCAN 2009). All benchmark construction began</w:t>
      </w:r>
      <w:r w:rsidR="004A03D2">
        <w:t xml:space="preserve"> with headwater catchments located</w:t>
      </w:r>
      <w:r w:rsidR="004F20A6" w:rsidRPr="004F20A6">
        <w:t xml:space="preserve"> within the ecoregion, but benchmarks </w:t>
      </w:r>
      <w:r w:rsidR="00A65784">
        <w:t xml:space="preserve">were </w:t>
      </w:r>
      <w:del w:id="214" w:author="kim" w:date="2020-02-03T13:48:00Z">
        <w:r w:rsidR="00A65784" w:rsidDel="00F60C25">
          <w:delText xml:space="preserve">allowed </w:delText>
        </w:r>
      </w:del>
      <w:ins w:id="215" w:author="kim" w:date="2020-02-03T13:48:00Z">
        <w:r w:rsidR="00F60C25">
          <w:t xml:space="preserve">permitted </w:t>
        </w:r>
      </w:ins>
      <w:r w:rsidR="00A65784">
        <w:t>to</w:t>
      </w:r>
      <w:r w:rsidR="004A03D2">
        <w:t xml:space="preserve"> grow </w:t>
      </w:r>
      <w:ins w:id="216" w:author="kim" w:date="2020-02-03T13:48:00Z">
        <w:r w:rsidR="00F60C25">
          <w:t>into su</w:t>
        </w:r>
      </w:ins>
      <w:ins w:id="217" w:author="kim" w:date="2020-02-03T13:49:00Z">
        <w:r w:rsidR="00F60C25">
          <w:t>rrounding</w:t>
        </w:r>
      </w:ins>
      <w:ins w:id="218" w:author="kim" w:date="2020-02-03T13:48:00Z">
        <w:r w:rsidR="00F60C25">
          <w:t xml:space="preserve"> FDAs</w:t>
        </w:r>
      </w:ins>
      <w:del w:id="219" w:author="kim" w:date="2020-02-03T13:48:00Z">
        <w:r w:rsidR="004A03D2" w:rsidDel="00F60C25">
          <w:delText>outside</w:delText>
        </w:r>
        <w:r w:rsidR="004F20A6" w:rsidRPr="004F20A6" w:rsidDel="00F60C25">
          <w:delText xml:space="preserve"> of the ecoregion </w:delText>
        </w:r>
      </w:del>
      <w:ins w:id="220" w:author="kim" w:date="2020-02-03T13:48:00Z">
        <w:r w:rsidR="00F60C25">
          <w:t xml:space="preserve"> </w:t>
        </w:r>
      </w:ins>
      <w:r w:rsidR="004A03D2">
        <w:t>to</w:t>
      </w:r>
      <w:del w:id="221" w:author="kim" w:date="2020-02-03T14:17:00Z">
        <w:r w:rsidR="004A03D2" w:rsidDel="001763B1">
          <w:delText xml:space="preserve"> maintain</w:delText>
        </w:r>
      </w:del>
      <w:ins w:id="222" w:author="kim" w:date="2020-02-03T14:17:00Z">
        <w:r w:rsidR="001763B1">
          <w:t xml:space="preserve"> preserve</w:t>
        </w:r>
      </w:ins>
      <w:r w:rsidR="004A03D2">
        <w:t xml:space="preserve"> hydrologic connectivity</w:t>
      </w:r>
      <w:del w:id="223" w:author="kim" w:date="2020-02-03T13:48:00Z">
        <w:r w:rsidR="004A03D2" w:rsidDel="00F60C25">
          <w:delText xml:space="preserve"> and meet size requirements</w:delText>
        </w:r>
      </w:del>
      <w:r w:rsidR="004F20A6" w:rsidRPr="004F20A6">
        <w:t>.</w:t>
      </w:r>
    </w:p>
    <w:p w14:paraId="5347EA19" w14:textId="08ECB1A1" w:rsidR="00F42F34" w:rsidRDefault="00F42F34" w:rsidP="005B139E"/>
    <w:p w14:paraId="5C8AD5E2" w14:textId="63BE7848" w:rsidR="00F42F34" w:rsidRPr="003424FD" w:rsidRDefault="00E12B7D" w:rsidP="0C465526">
      <w:pPr>
        <w:rPr>
          <w:rFonts w:asciiTheme="majorHAnsi" w:eastAsiaTheme="majorEastAsia" w:hAnsiTheme="majorHAnsi" w:cstheme="majorBidi"/>
        </w:rPr>
      </w:pPr>
      <w:ins w:id="224" w:author="kim" w:date="2020-02-03T11:51:00Z">
        <w:r>
          <w:rPr>
            <w:rFonts w:eastAsiaTheme="majorEastAsia"/>
          </w:rPr>
          <w:t xml:space="preserve">For each ecoregion, </w:t>
        </w:r>
      </w:ins>
      <w:del w:id="225" w:author="kim" w:date="2020-02-03T11:51:00Z">
        <w:r w:rsidR="53CFFBEE" w:rsidRPr="53CFFBEE" w:rsidDel="00E12B7D">
          <w:rPr>
            <w:rFonts w:eastAsiaTheme="majorEastAsia"/>
          </w:rPr>
          <w:delText>W</w:delText>
        </w:r>
      </w:del>
      <w:ins w:id="226" w:author="kim" w:date="2020-02-03T11:51:00Z">
        <w:r>
          <w:rPr>
            <w:rFonts w:eastAsiaTheme="majorEastAsia"/>
          </w:rPr>
          <w:t>w</w:t>
        </w:r>
      </w:ins>
      <w:r w:rsidR="53CFFBEE" w:rsidRPr="53CFFBEE">
        <w:rPr>
          <w:rFonts w:eastAsiaTheme="majorEastAsia"/>
        </w:rPr>
        <w:t xml:space="preserve">e </w:t>
      </w:r>
      <w:del w:id="227" w:author="kim" w:date="2020-02-03T14:17:00Z">
        <w:r w:rsidR="53CFFBEE" w:rsidRPr="53CFFBEE" w:rsidDel="001763B1">
          <w:rPr>
            <w:rFonts w:eastAsiaTheme="majorEastAsia"/>
          </w:rPr>
          <w:delText xml:space="preserve">combined benchmarks into </w:delText>
        </w:r>
      </w:del>
      <w:ins w:id="228" w:author="kim" w:date="2020-02-03T14:17:00Z">
        <w:r w:rsidR="001763B1">
          <w:rPr>
            <w:rFonts w:eastAsiaTheme="majorEastAsia"/>
          </w:rPr>
          <w:t xml:space="preserve">identified benchmark </w:t>
        </w:r>
      </w:ins>
      <w:r w:rsidR="53CFFBEE" w:rsidRPr="53CFFBEE">
        <w:rPr>
          <w:rFonts w:eastAsiaTheme="majorEastAsia"/>
        </w:rPr>
        <w:t xml:space="preserve">networks </w:t>
      </w:r>
      <w:ins w:id="229" w:author="kim" w:date="2020-02-03T11:51:00Z">
        <w:r>
          <w:rPr>
            <w:rFonts w:eastAsiaTheme="majorEastAsia"/>
          </w:rPr>
          <w:t xml:space="preserve">that </w:t>
        </w:r>
      </w:ins>
      <w:del w:id="230" w:author="kim" w:date="2020-02-03T11:51:00Z">
        <w:r w:rsidR="53CFFBEE" w:rsidRPr="53CFFBEE" w:rsidDel="00E12B7D">
          <w:rPr>
            <w:rFonts w:eastAsiaTheme="majorEastAsia"/>
          </w:rPr>
          <w:delText>to ensure that at least some of the networks in each ecoregion</w:delText>
        </w:r>
      </w:del>
      <w:del w:id="231" w:author="kim" w:date="2020-02-03T12:19:00Z">
        <w:r w:rsidR="53CFFBEE" w:rsidRPr="53CFFBEE" w:rsidDel="007F672C">
          <w:rPr>
            <w:rFonts w:eastAsiaTheme="majorEastAsia"/>
          </w:rPr>
          <w:delText xml:space="preserve"> </w:delText>
        </w:r>
      </w:del>
      <w:r w:rsidR="53CFFBEE" w:rsidRPr="53CFFBEE">
        <w:rPr>
          <w:rFonts w:eastAsiaTheme="majorEastAsia"/>
        </w:rPr>
        <w:t xml:space="preserve">were representative </w:t>
      </w:r>
      <w:ins w:id="232" w:author="kim" w:date="2020-02-03T12:23:00Z">
        <w:r w:rsidR="00E83E1E">
          <w:rPr>
            <w:rFonts w:eastAsiaTheme="majorEastAsia"/>
          </w:rPr>
          <w:t xml:space="preserve">and non-representative </w:t>
        </w:r>
      </w:ins>
      <w:r w:rsidR="53CFFBEE" w:rsidRPr="53CFFBEE">
        <w:rPr>
          <w:rFonts w:eastAsiaTheme="majorEastAsia"/>
        </w:rPr>
        <w:t xml:space="preserve">of the four biodiversity surrogates. We first determined </w:t>
      </w:r>
      <w:ins w:id="233" w:author="kim" w:date="2020-02-03T12:16:00Z">
        <w:r w:rsidR="007F672C">
          <w:rPr>
            <w:rFonts w:eastAsiaTheme="majorEastAsia"/>
          </w:rPr>
          <w:t xml:space="preserve">the minimum number of </w:t>
        </w:r>
      </w:ins>
      <w:del w:id="234" w:author="kim" w:date="2020-02-03T12:16:00Z">
        <w:r w:rsidR="53CFFBEE" w:rsidRPr="53CFFBEE" w:rsidDel="007F672C">
          <w:rPr>
            <w:rFonts w:eastAsiaTheme="majorEastAsia"/>
          </w:rPr>
          <w:delText xml:space="preserve">how many </w:delText>
        </w:r>
      </w:del>
      <w:r w:rsidR="53CFFBEE" w:rsidRPr="53CFFBEE">
        <w:rPr>
          <w:rFonts w:eastAsiaTheme="majorEastAsia"/>
        </w:rPr>
        <w:t xml:space="preserve">benchmarks </w:t>
      </w:r>
      <w:del w:id="235" w:author="kim" w:date="2020-02-03T12:16:00Z">
        <w:r w:rsidR="53CFFBEE" w:rsidRPr="53CFFBEE" w:rsidDel="007F672C">
          <w:rPr>
            <w:rFonts w:eastAsiaTheme="majorEastAsia"/>
          </w:rPr>
          <w:delText xml:space="preserve">were </w:delText>
        </w:r>
      </w:del>
      <w:r w:rsidR="53CFFBEE" w:rsidRPr="53CFFBEE">
        <w:rPr>
          <w:rFonts w:eastAsiaTheme="majorEastAsia"/>
        </w:rPr>
        <w:t xml:space="preserve">required in each ecoregion to </w:t>
      </w:r>
      <w:del w:id="236" w:author="kim" w:date="2020-02-03T13:17:00Z">
        <w:r w:rsidR="53CFFBEE" w:rsidRPr="53CFFBEE" w:rsidDel="007A1B28">
          <w:rPr>
            <w:rFonts w:eastAsiaTheme="majorEastAsia"/>
          </w:rPr>
          <w:delText xml:space="preserve">construct </w:delText>
        </w:r>
      </w:del>
      <w:ins w:id="237" w:author="kim" w:date="2020-02-03T13:17:00Z">
        <w:r w:rsidR="007A1B28">
          <w:rPr>
            <w:rFonts w:eastAsiaTheme="majorEastAsia"/>
          </w:rPr>
          <w:t>identify</w:t>
        </w:r>
        <w:r w:rsidR="007A1B28" w:rsidRPr="53CFFBEE">
          <w:rPr>
            <w:rFonts w:eastAsiaTheme="majorEastAsia"/>
          </w:rPr>
          <w:t xml:space="preserve"> </w:t>
        </w:r>
      </w:ins>
      <w:r w:rsidR="53CFFBEE" w:rsidRPr="53CFFBEE">
        <w:rPr>
          <w:rFonts w:eastAsiaTheme="majorEastAsia"/>
        </w:rPr>
        <w:t>a representative network</w:t>
      </w:r>
      <w:ins w:id="238" w:author="kim" w:date="2020-02-03T12:24:00Z">
        <w:r w:rsidR="00E83E1E" w:rsidRPr="00E83E1E">
          <w:rPr>
            <w:rFonts w:eastAsiaTheme="majorEastAsia"/>
          </w:rPr>
          <w:t xml:space="preserve"> </w:t>
        </w:r>
        <w:r w:rsidR="00E83E1E">
          <w:rPr>
            <w:rFonts w:eastAsiaTheme="majorEastAsia"/>
          </w:rPr>
          <w:t>using MDR-based representation targets</w:t>
        </w:r>
      </w:ins>
      <w:ins w:id="239" w:author="kim" w:date="2020-02-03T12:37:00Z">
        <w:r w:rsidR="005E1B1C">
          <w:rPr>
            <w:rFonts w:eastAsiaTheme="majorEastAsia"/>
          </w:rPr>
          <w:t xml:space="preserve"> </w:t>
        </w:r>
        <w:commentRangeStart w:id="240"/>
        <w:r w:rsidR="005E1B1C">
          <w:rPr>
            <w:rFonts w:eastAsiaTheme="majorEastAsia"/>
          </w:rPr>
          <w:t>and dissimilarity metrics</w:t>
        </w:r>
      </w:ins>
      <w:ins w:id="241" w:author="kim" w:date="2020-02-03T12:24:00Z">
        <w:r w:rsidR="00E83E1E">
          <w:rPr>
            <w:rFonts w:eastAsiaTheme="majorEastAsia"/>
          </w:rPr>
          <w:t xml:space="preserve"> </w:t>
        </w:r>
      </w:ins>
      <w:commentRangeEnd w:id="240"/>
      <w:r w:rsidR="007A1B28">
        <w:rPr>
          <w:rStyle w:val="CommentReference"/>
        </w:rPr>
        <w:commentReference w:id="240"/>
      </w:r>
      <w:ins w:id="242" w:author="kim" w:date="2020-02-03T12:24:00Z">
        <w:r w:rsidR="00E83E1E">
          <w:rPr>
            <w:rFonts w:eastAsiaTheme="majorEastAsia"/>
          </w:rPr>
          <w:t>as described in Appendix S1</w:t>
        </w:r>
      </w:ins>
      <w:del w:id="243" w:author="kim" w:date="2020-02-03T12:17:00Z">
        <w:r w:rsidR="53CFFBEE" w:rsidRPr="53CFFBEE" w:rsidDel="007F672C">
          <w:rPr>
            <w:rFonts w:eastAsiaTheme="majorEastAsia"/>
          </w:rPr>
          <w:delText xml:space="preserve"> by assessing the ability of networks to represent their respective ecoregions for the four surrogates (Appendix </w:delText>
        </w:r>
        <w:r w:rsidR="000636CC" w:rsidDel="007F672C">
          <w:rPr>
            <w:rFonts w:eastAsiaTheme="majorEastAsia"/>
          </w:rPr>
          <w:delText>S1</w:delText>
        </w:r>
        <w:r w:rsidR="53CFFBEE" w:rsidRPr="53CFFBEE" w:rsidDel="007F672C">
          <w:rPr>
            <w:rFonts w:eastAsiaTheme="majorEastAsia"/>
          </w:rPr>
          <w:delText>)</w:delText>
        </w:r>
      </w:del>
      <w:r w:rsidR="53CFFBEE" w:rsidRPr="53CFFBEE">
        <w:rPr>
          <w:rFonts w:eastAsiaTheme="majorEastAsia"/>
        </w:rPr>
        <w:t xml:space="preserve">. Once the </w:t>
      </w:r>
      <w:del w:id="244" w:author="kim" w:date="2020-02-03T12:17:00Z">
        <w:r w:rsidR="53CFFBEE" w:rsidRPr="53CFFBEE" w:rsidDel="007F672C">
          <w:rPr>
            <w:rFonts w:eastAsiaTheme="majorEastAsia"/>
          </w:rPr>
          <w:delText>number of required</w:delText>
        </w:r>
      </w:del>
      <w:ins w:id="245" w:author="kim" w:date="2020-02-03T12:17:00Z">
        <w:r w:rsidR="007F672C">
          <w:rPr>
            <w:rFonts w:eastAsiaTheme="majorEastAsia"/>
          </w:rPr>
          <w:t>minimum number of</w:t>
        </w:r>
      </w:ins>
      <w:r w:rsidR="53CFFBEE" w:rsidRPr="53CFFBEE">
        <w:rPr>
          <w:rFonts w:eastAsiaTheme="majorEastAsia"/>
        </w:rPr>
        <w:t xml:space="preserve"> benchmarks </w:t>
      </w:r>
      <w:del w:id="246" w:author="kim" w:date="2020-02-03T12:17:00Z">
        <w:r w:rsidR="53CFFBEE" w:rsidRPr="53CFFBEE" w:rsidDel="007F672C">
          <w:rPr>
            <w:rFonts w:eastAsiaTheme="majorEastAsia"/>
          </w:rPr>
          <w:delText xml:space="preserve">per network </w:delText>
        </w:r>
      </w:del>
      <w:r w:rsidR="53CFFBEE" w:rsidRPr="53CFFBEE">
        <w:rPr>
          <w:rFonts w:eastAsiaTheme="majorEastAsia"/>
        </w:rPr>
        <w:t>was determined, we</w:t>
      </w:r>
      <w:del w:id="247" w:author="kim" w:date="2020-02-03T12:09:00Z">
        <w:r w:rsidR="53CFFBEE" w:rsidRPr="53CFFBEE" w:rsidDel="008E64EB">
          <w:rPr>
            <w:rFonts w:eastAsiaTheme="majorEastAsia"/>
          </w:rPr>
          <w:delText xml:space="preserve"> constructed</w:delText>
        </w:r>
      </w:del>
      <w:ins w:id="248" w:author="kim" w:date="2020-02-03T12:09:00Z">
        <w:r w:rsidR="008E64EB">
          <w:rPr>
            <w:rFonts w:eastAsiaTheme="majorEastAsia"/>
          </w:rPr>
          <w:t xml:space="preserve"> identified</w:t>
        </w:r>
      </w:ins>
      <w:r w:rsidR="53CFFBEE" w:rsidRPr="53CFFBEE">
        <w:rPr>
          <w:rFonts w:eastAsiaTheme="majorEastAsia"/>
        </w:rPr>
        <w:t xml:space="preserve"> all possible </w:t>
      </w:r>
      <w:del w:id="249" w:author="kim" w:date="2020-02-03T12:09:00Z">
        <w:r w:rsidR="53CFFBEE" w:rsidRPr="53CFFBEE" w:rsidDel="008E64EB">
          <w:rPr>
            <w:rFonts w:eastAsiaTheme="majorEastAsia"/>
          </w:rPr>
          <w:delText xml:space="preserve">combinations of </w:delText>
        </w:r>
      </w:del>
      <w:r w:rsidR="53CFFBEE" w:rsidRPr="53CFFBEE">
        <w:rPr>
          <w:rFonts w:eastAsiaTheme="majorEastAsia"/>
        </w:rPr>
        <w:t>network</w:t>
      </w:r>
      <w:ins w:id="250" w:author="kim" w:date="2020-02-03T12:09:00Z">
        <w:r w:rsidR="008E64EB">
          <w:rPr>
            <w:rFonts w:eastAsiaTheme="majorEastAsia"/>
          </w:rPr>
          <w:t>s</w:t>
        </w:r>
      </w:ins>
      <w:ins w:id="251" w:author="kim" w:date="2020-02-03T12:17:00Z">
        <w:r w:rsidR="007F672C">
          <w:rPr>
            <w:rFonts w:eastAsiaTheme="majorEastAsia"/>
          </w:rPr>
          <w:t xml:space="preserve"> of that size</w:t>
        </w:r>
      </w:ins>
      <w:ins w:id="252" w:author="kim" w:date="2020-02-03T12:18:00Z">
        <w:r w:rsidR="007F672C">
          <w:rPr>
            <w:rFonts w:eastAsiaTheme="majorEastAsia"/>
          </w:rPr>
          <w:t xml:space="preserve">, </w:t>
        </w:r>
      </w:ins>
      <w:ins w:id="253" w:author="kim" w:date="2020-02-03T12:20:00Z">
        <w:r w:rsidR="00E83E1E">
          <w:rPr>
            <w:rFonts w:eastAsiaTheme="majorEastAsia"/>
          </w:rPr>
          <w:t xml:space="preserve">regardless of representation quality, </w:t>
        </w:r>
      </w:ins>
      <w:ins w:id="254" w:author="kim" w:date="2020-02-03T12:18:00Z">
        <w:r w:rsidR="007F672C">
          <w:rPr>
            <w:rFonts w:eastAsiaTheme="majorEastAsia"/>
          </w:rPr>
          <w:t xml:space="preserve">and </w:t>
        </w:r>
      </w:ins>
      <w:del w:id="255" w:author="kim" w:date="2020-02-03T12:18:00Z">
        <w:r w:rsidR="53CFFBEE" w:rsidRPr="53CFFBEE" w:rsidDel="007F672C">
          <w:rPr>
            <w:rFonts w:eastAsiaTheme="majorEastAsia"/>
          </w:rPr>
          <w:delText xml:space="preserve">. </w:delText>
        </w:r>
        <w:r w:rsidR="53CFFBEE" w:rsidRPr="53CFFBEE" w:rsidDel="007F672C">
          <w:rPr>
            <w:rFonts w:eastAsiaTheme="majorEastAsia"/>
          </w:rPr>
          <w:lastRenderedPageBreak/>
          <w:delText xml:space="preserve">We </w:delText>
        </w:r>
      </w:del>
      <w:r w:rsidR="53CFFBEE" w:rsidRPr="53CFFBEE">
        <w:rPr>
          <w:rFonts w:eastAsiaTheme="majorEastAsia"/>
        </w:rPr>
        <w:t xml:space="preserve">removed </w:t>
      </w:r>
      <w:del w:id="256" w:author="kim" w:date="2020-02-03T12:10:00Z">
        <w:r w:rsidR="53CFFBEE" w:rsidRPr="53CFFBEE" w:rsidDel="008E64EB">
          <w:rPr>
            <w:rFonts w:eastAsiaTheme="majorEastAsia"/>
          </w:rPr>
          <w:delText xml:space="preserve">any </w:delText>
        </w:r>
      </w:del>
      <w:r w:rsidR="53CFFBEE" w:rsidRPr="53CFFBEE">
        <w:rPr>
          <w:rFonts w:eastAsiaTheme="majorEastAsia"/>
        </w:rPr>
        <w:t xml:space="preserve">highly overlapping networks to minimize redundancy in the network sample (Appendix </w:t>
      </w:r>
      <w:r w:rsidR="000636CC">
        <w:rPr>
          <w:rFonts w:eastAsiaTheme="majorEastAsia"/>
        </w:rPr>
        <w:t>S2</w:t>
      </w:r>
      <w:r w:rsidR="53CFFBEE" w:rsidRPr="53CFFBEE">
        <w:rPr>
          <w:rFonts w:eastAsiaTheme="majorEastAsia"/>
        </w:rPr>
        <w:t xml:space="preserve">). </w:t>
      </w:r>
      <w:del w:id="257" w:author="kim" w:date="2020-02-03T12:10:00Z">
        <w:r w:rsidR="53CFFBEE" w:rsidRPr="53CFFBEE" w:rsidDel="007F672C">
          <w:rPr>
            <w:rFonts w:eastAsiaTheme="majorEastAsia"/>
          </w:rPr>
          <w:delText>This procedure resulted in the creation of a range benchmark networks, from highly representative to minimally representative</w:delText>
        </w:r>
        <w:r w:rsidR="53CFFBEE" w:rsidRPr="53CFFBEE" w:rsidDel="007F672C">
          <w:rPr>
            <w:rFonts w:asciiTheme="majorHAnsi" w:eastAsiaTheme="majorEastAsia" w:hAnsiTheme="majorHAnsi" w:cstheme="majorBidi"/>
          </w:rPr>
          <w:delText>.</w:delText>
        </w:r>
        <w:r w:rsidR="53CFFBEE" w:rsidRPr="53CFFBEE" w:rsidDel="007F672C">
          <w:rPr>
            <w:rFonts w:eastAsiaTheme="majorEastAsia"/>
          </w:rPr>
          <w:delText xml:space="preserve"> </w:delText>
        </w:r>
      </w:del>
      <w:r w:rsidR="53CFFBEE" w:rsidRPr="53CFFBEE">
        <w:rPr>
          <w:rFonts w:eastAsiaTheme="majorEastAsia"/>
        </w:rPr>
        <w:t xml:space="preserve">We then selected </w:t>
      </w:r>
      <w:del w:id="258" w:author="kim" w:date="2020-02-03T12:36:00Z">
        <w:r w:rsidR="53CFFBEE" w:rsidRPr="53CFFBEE" w:rsidDel="005E1B1C">
          <w:rPr>
            <w:rFonts w:eastAsiaTheme="majorEastAsia"/>
          </w:rPr>
          <w:delText xml:space="preserve">a </w:delText>
        </w:r>
      </w:del>
      <w:r w:rsidR="53CFFBEE" w:rsidRPr="53CFFBEE">
        <w:rPr>
          <w:rFonts w:eastAsiaTheme="majorEastAsia"/>
        </w:rPr>
        <w:t>subset</w:t>
      </w:r>
      <w:ins w:id="259" w:author="kim" w:date="2020-02-03T12:36:00Z">
        <w:r w:rsidR="005E1B1C">
          <w:rPr>
            <w:rFonts w:eastAsiaTheme="majorEastAsia"/>
          </w:rPr>
          <w:t>s</w:t>
        </w:r>
      </w:ins>
      <w:r w:rsidR="53CFFBEE" w:rsidRPr="53CFFBEE">
        <w:rPr>
          <w:rFonts w:eastAsiaTheme="majorEastAsia"/>
        </w:rPr>
        <w:t xml:space="preserve"> of </w:t>
      </w:r>
      <w:ins w:id="260" w:author="kim" w:date="2020-02-03T12:36:00Z">
        <w:r w:rsidR="005E1B1C">
          <w:rPr>
            <w:rFonts w:eastAsiaTheme="majorEastAsia"/>
          </w:rPr>
          <w:t>representative</w:t>
        </w:r>
      </w:ins>
      <w:ins w:id="261" w:author="kim" w:date="2020-02-03T12:37:00Z">
        <w:r w:rsidR="005E1B1C">
          <w:rPr>
            <w:rFonts w:eastAsiaTheme="majorEastAsia"/>
          </w:rPr>
          <w:t xml:space="preserve"> networks</w:t>
        </w:r>
      </w:ins>
      <w:ins w:id="262" w:author="kim" w:date="2020-02-03T12:36:00Z">
        <w:r w:rsidR="005E1B1C">
          <w:rPr>
            <w:rFonts w:eastAsiaTheme="majorEastAsia"/>
          </w:rPr>
          <w:t xml:space="preserve"> and non-representative </w:t>
        </w:r>
      </w:ins>
      <w:r w:rsidR="53CFFBEE" w:rsidRPr="53CFFBEE">
        <w:rPr>
          <w:rFonts w:eastAsiaTheme="majorEastAsia"/>
        </w:rPr>
        <w:t>networks</w:t>
      </w:r>
      <w:del w:id="263" w:author="kim" w:date="2020-02-03T12:36:00Z">
        <w:r w:rsidR="53CFFBEE" w:rsidRPr="53CFFBEE" w:rsidDel="005E1B1C">
          <w:rPr>
            <w:rFonts w:eastAsiaTheme="majorEastAsia"/>
          </w:rPr>
          <w:delText xml:space="preserve"> which we considered to be most representative and </w:delText>
        </w:r>
      </w:del>
      <w:del w:id="264" w:author="kim" w:date="2020-02-03T12:25:00Z">
        <w:r w:rsidR="53CFFBEE" w:rsidRPr="53CFFBEE" w:rsidDel="00E83E1E">
          <w:rPr>
            <w:rFonts w:eastAsiaTheme="majorEastAsia"/>
          </w:rPr>
          <w:delText>least representative (</w:delText>
        </w:r>
      </w:del>
      <w:del w:id="265" w:author="kim" w:date="2020-02-03T12:36:00Z">
        <w:r w:rsidR="53CFFBEE" w:rsidRPr="53CFFBEE" w:rsidDel="005E1B1C">
          <w:rPr>
            <w:rFonts w:eastAsiaTheme="majorEastAsia"/>
          </w:rPr>
          <w:delText>non-representative</w:delText>
        </w:r>
      </w:del>
      <w:ins w:id="266" w:author="kim" w:date="2020-02-03T12:35:00Z">
        <w:r w:rsidR="005E1B1C">
          <w:rPr>
            <w:rFonts w:eastAsiaTheme="majorEastAsia"/>
          </w:rPr>
          <w:t>,</w:t>
        </w:r>
      </w:ins>
      <w:ins w:id="267" w:author="kim" w:date="2020-02-03T12:34:00Z">
        <w:r w:rsidR="005E1B1C">
          <w:rPr>
            <w:rFonts w:eastAsiaTheme="majorEastAsia"/>
          </w:rPr>
          <w:t xml:space="preserve"> </w:t>
        </w:r>
      </w:ins>
      <w:ins w:id="268" w:author="kim" w:date="2020-02-03T12:35:00Z">
        <w:r w:rsidR="005E1B1C">
          <w:rPr>
            <w:rFonts w:eastAsiaTheme="majorEastAsia"/>
          </w:rPr>
          <w:t xml:space="preserve">up to a maximum of 500 networks </w:t>
        </w:r>
      </w:ins>
      <w:ins w:id="269" w:author="kim" w:date="2020-02-03T12:36:00Z">
        <w:r w:rsidR="005E1B1C">
          <w:rPr>
            <w:rFonts w:eastAsiaTheme="majorEastAsia"/>
          </w:rPr>
          <w:t>in each set</w:t>
        </w:r>
      </w:ins>
      <w:ins w:id="270" w:author="kim" w:date="2020-02-03T12:35:00Z">
        <w:del w:id="271" w:author="kim" w:date="2020-02-03T13:50:00Z">
          <w:r w:rsidR="005E1B1C" w:rsidDel="00F60C25">
            <w:rPr>
              <w:rFonts w:eastAsiaTheme="majorEastAsia"/>
            </w:rPr>
            <w:delText>s</w:delText>
          </w:r>
        </w:del>
        <w:r w:rsidR="005E1B1C">
          <w:rPr>
            <w:rFonts w:eastAsiaTheme="majorEastAsia"/>
          </w:rPr>
          <w:t xml:space="preserve"> </w:t>
        </w:r>
      </w:ins>
      <w:ins w:id="272" w:author="kim" w:date="2020-02-03T12:34:00Z">
        <w:r w:rsidR="005E1B1C">
          <w:rPr>
            <w:rFonts w:eastAsiaTheme="majorEastAsia"/>
          </w:rPr>
          <w:t>(Table 1)</w:t>
        </w:r>
      </w:ins>
      <w:ins w:id="273" w:author="kim" w:date="2020-02-03T12:25:00Z">
        <w:r w:rsidR="00E83E1E">
          <w:rPr>
            <w:rFonts w:eastAsiaTheme="majorEastAsia"/>
          </w:rPr>
          <w:t xml:space="preserve">. Representative networks </w:t>
        </w:r>
      </w:ins>
      <w:ins w:id="274" w:author="kim" w:date="2020-02-03T12:30:00Z">
        <w:r w:rsidR="005E1B1C">
          <w:rPr>
            <w:rFonts w:eastAsiaTheme="majorEastAsia"/>
          </w:rPr>
          <w:t xml:space="preserve">met all MDR-based representation targets and </w:t>
        </w:r>
      </w:ins>
      <w:ins w:id="275" w:author="kim" w:date="2020-02-03T12:41:00Z">
        <w:r w:rsidR="003045C2">
          <w:rPr>
            <w:rFonts w:eastAsiaTheme="majorEastAsia"/>
          </w:rPr>
          <w:t xml:space="preserve">had </w:t>
        </w:r>
      </w:ins>
      <w:ins w:id="276" w:author="kim" w:date="2020-02-03T12:38:00Z">
        <w:r w:rsidR="005E1B1C">
          <w:rPr>
            <w:rFonts w:eastAsiaTheme="majorEastAsia"/>
          </w:rPr>
          <w:t xml:space="preserve">dissimilarity metrics </w:t>
        </w:r>
        <w:r w:rsidR="005E1B1C" w:rsidRPr="53CFFBEE">
          <w:rPr>
            <w:rFonts w:eastAsiaTheme="majorEastAsia"/>
          </w:rPr>
          <w:t xml:space="preserve">≤ 0.2 </w:t>
        </w:r>
        <w:r w:rsidR="005E1B1C">
          <w:rPr>
            <w:rFonts w:eastAsiaTheme="majorEastAsia"/>
          </w:rPr>
          <w:t xml:space="preserve">for </w:t>
        </w:r>
      </w:ins>
      <w:del w:id="277" w:author="kim" w:date="2020-02-03T12:25:00Z">
        <w:r w:rsidR="53CFFBEE" w:rsidRPr="53CFFBEE" w:rsidDel="00E83E1E">
          <w:rPr>
            <w:rFonts w:eastAsiaTheme="majorEastAsia"/>
          </w:rPr>
          <w:delText>)</w:delText>
        </w:r>
      </w:del>
      <w:del w:id="278" w:author="kim" w:date="2020-02-03T12:38:00Z">
        <w:r w:rsidR="53CFFBEE" w:rsidRPr="53CFFBEE" w:rsidDel="005E1B1C">
          <w:rPr>
            <w:rFonts w:eastAsiaTheme="majorEastAsia"/>
          </w:rPr>
          <w:delText xml:space="preserve"> using the following criteria: representative networks included those networks for which </w:delText>
        </w:r>
      </w:del>
      <w:r w:rsidR="53CFFBEE" w:rsidRPr="53CFFBEE">
        <w:rPr>
          <w:rFonts w:eastAsiaTheme="majorEastAsia"/>
        </w:rPr>
        <w:t xml:space="preserve">all four </w:t>
      </w:r>
      <w:ins w:id="279" w:author="kim" w:date="2020-02-03T12:41:00Z">
        <w:r w:rsidR="003045C2">
          <w:rPr>
            <w:rFonts w:eastAsiaTheme="majorEastAsia"/>
          </w:rPr>
          <w:t xml:space="preserve">biodiversity </w:t>
        </w:r>
      </w:ins>
      <w:r w:rsidR="53CFFBEE" w:rsidRPr="53CFFBEE">
        <w:rPr>
          <w:rFonts w:eastAsiaTheme="majorEastAsia"/>
        </w:rPr>
        <w:t>surrogates</w:t>
      </w:r>
      <w:ins w:id="280" w:author="kim" w:date="2020-02-03T12:41:00Z">
        <w:r w:rsidR="003045C2">
          <w:rPr>
            <w:rFonts w:eastAsiaTheme="majorEastAsia"/>
          </w:rPr>
          <w:t>, while</w:t>
        </w:r>
      </w:ins>
      <w:ins w:id="281" w:author="kim" w:date="2020-02-03T12:42:00Z">
        <w:r w:rsidR="003045C2">
          <w:rPr>
            <w:rFonts w:eastAsiaTheme="majorEastAsia"/>
          </w:rPr>
          <w:t xml:space="preserve"> n</w:t>
        </w:r>
      </w:ins>
      <w:ins w:id="282" w:author="kim" w:date="2020-02-03T12:39:00Z">
        <w:r w:rsidR="005E1B1C">
          <w:rPr>
            <w:rFonts w:eastAsiaTheme="majorEastAsia"/>
          </w:rPr>
          <w:t xml:space="preserve">on-representative networks had </w:t>
        </w:r>
      </w:ins>
      <w:r w:rsidR="53CFFBEE" w:rsidRPr="53CFFBEE">
        <w:rPr>
          <w:rFonts w:eastAsiaTheme="majorEastAsia"/>
        </w:rPr>
        <w:t xml:space="preserve"> </w:t>
      </w:r>
      <w:del w:id="283" w:author="kim" w:date="2020-02-03T12:39:00Z">
        <w:r w:rsidR="53CFFBEE" w:rsidRPr="53CFFBEE" w:rsidDel="005E1B1C">
          <w:rPr>
            <w:rFonts w:eastAsiaTheme="majorEastAsia"/>
          </w:rPr>
          <w:delText xml:space="preserve">had a dissimilarity value </w:delText>
        </w:r>
      </w:del>
      <w:del w:id="284" w:author="kim" w:date="2020-02-03T12:38:00Z">
        <w:r w:rsidR="53CFFBEE" w:rsidRPr="53CFFBEE" w:rsidDel="005E1B1C">
          <w:rPr>
            <w:rFonts w:eastAsiaTheme="majorEastAsia"/>
          </w:rPr>
          <w:delText xml:space="preserve">≤ 0.2 </w:delText>
        </w:r>
      </w:del>
      <w:del w:id="285" w:author="kim" w:date="2020-02-03T12:39:00Z">
        <w:r w:rsidR="53CFFBEE" w:rsidRPr="53CFFBEE" w:rsidDel="005E1B1C">
          <w:rPr>
            <w:rFonts w:eastAsiaTheme="majorEastAsia"/>
          </w:rPr>
          <w:delText xml:space="preserve">while </w:delText>
        </w:r>
      </w:del>
      <w:r w:rsidR="53CFFBEE" w:rsidRPr="53CFFBEE">
        <w:rPr>
          <w:rFonts w:eastAsiaTheme="majorEastAsia"/>
        </w:rPr>
        <w:t xml:space="preserve">dissimilarity </w:t>
      </w:r>
      <w:ins w:id="286" w:author="kim" w:date="2020-02-03T12:40:00Z">
        <w:r w:rsidR="003045C2">
          <w:rPr>
            <w:rFonts w:eastAsiaTheme="majorEastAsia"/>
          </w:rPr>
          <w:t xml:space="preserve">metrics &gt; 0.2 </w:t>
        </w:r>
      </w:ins>
      <w:del w:id="287" w:author="kim" w:date="2020-02-03T12:40:00Z">
        <w:r w:rsidR="53CFFBEE" w:rsidRPr="53CFFBEE" w:rsidDel="003045C2">
          <w:rPr>
            <w:rFonts w:eastAsiaTheme="majorEastAsia"/>
          </w:rPr>
          <w:delText xml:space="preserve">values </w:delText>
        </w:r>
      </w:del>
      <w:del w:id="288" w:author="kim" w:date="2020-02-03T12:41:00Z">
        <w:r w:rsidR="53CFFBEE" w:rsidRPr="53CFFBEE" w:rsidDel="003045C2">
          <w:rPr>
            <w:rFonts w:eastAsiaTheme="majorEastAsia"/>
          </w:rPr>
          <w:delText xml:space="preserve">for surrogates in non-representative networks were all &gt; 0.2 </w:delText>
        </w:r>
      </w:del>
      <w:r w:rsidR="53CFFBEE" w:rsidRPr="53CFFBEE">
        <w:rPr>
          <w:rFonts w:eastAsiaTheme="majorEastAsia"/>
        </w:rPr>
        <w:t>(see following section).</w:t>
      </w:r>
      <w:ins w:id="289" w:author="kim" w:date="2020-02-03T13:52:00Z">
        <w:r w:rsidR="00F60C25" w:rsidRPr="00F60C25">
          <w:t xml:space="preserve"> </w:t>
        </w:r>
      </w:ins>
      <w:moveToRangeStart w:id="290" w:author="kim" w:date="2020-02-03T13:52:00Z" w:name="move31630395"/>
      <w:commentRangeStart w:id="291"/>
      <w:moveTo w:id="292" w:author="kim" w:date="2020-02-03T13:52:00Z">
        <w:r w:rsidR="00F60C25" w:rsidRPr="004F20A6">
          <w:t xml:space="preserve">The </w:t>
        </w:r>
        <w:r w:rsidR="00F60C25">
          <w:t>dissimilarity metrics were</w:t>
        </w:r>
        <w:r w:rsidR="00F60C25" w:rsidRPr="004F20A6">
          <w:t xml:space="preserve"> calculated by comparing the surrogates</w:t>
        </w:r>
        <w:r w:rsidR="00F60C25">
          <w:t>’</w:t>
        </w:r>
        <w:r w:rsidR="00F60C25" w:rsidRPr="004F20A6">
          <w:t xml:space="preserve"> distribution in each </w:t>
        </w:r>
        <w:r w:rsidR="00F60C25">
          <w:t>netwo</w:t>
        </w:r>
        <w:r w:rsidR="00F60C25" w:rsidRPr="004F20A6">
          <w:t xml:space="preserve">rk to </w:t>
        </w:r>
        <w:r w:rsidR="00F60C25">
          <w:t>its</w:t>
        </w:r>
        <w:r w:rsidR="00F60C25" w:rsidRPr="004F20A6">
          <w:t xml:space="preserve"> distribution in its </w:t>
        </w:r>
        <w:r w:rsidR="00F60C25">
          <w:t>ecoregion</w:t>
        </w:r>
        <w:r w:rsidR="00F60C25" w:rsidRPr="004F20A6">
          <w:t>. For the three continuous surrogates, GPP, CMI and LED, we used the Kolmogorov-Smirnov (KS) statistic. For LCC</w:t>
        </w:r>
        <w:r w:rsidR="00F60C25">
          <w:t>, a categorical surrogate,</w:t>
        </w:r>
        <w:r w:rsidR="00F60C25" w:rsidRPr="004F20A6">
          <w:t xml:space="preserve"> we used the Bray-Curtis</w:t>
        </w:r>
        <w:r w:rsidR="00F60C25">
          <w:t xml:space="preserve"> statistic</w:t>
        </w:r>
        <w:r w:rsidR="00F60C25" w:rsidRPr="004F20A6">
          <w:t xml:space="preserve">. Both </w:t>
        </w:r>
        <w:del w:id="293" w:author="kim" w:date="2020-02-03T13:56:00Z">
          <w:r w:rsidR="00F60C25" w:rsidRPr="004F20A6" w:rsidDel="00251DDE">
            <w:delText>measures</w:delText>
          </w:r>
        </w:del>
      </w:moveTo>
      <w:ins w:id="294" w:author="kim" w:date="2020-02-03T13:56:00Z">
        <w:r w:rsidR="00251DDE">
          <w:t>stati</w:t>
        </w:r>
      </w:ins>
      <w:ins w:id="295" w:author="kim" w:date="2020-02-03T13:57:00Z">
        <w:r w:rsidR="00251DDE">
          <w:t>stics</w:t>
        </w:r>
      </w:ins>
      <w:moveTo w:id="296" w:author="kim" w:date="2020-02-03T13:52:00Z">
        <w:r w:rsidR="00F60C25" w:rsidRPr="004F20A6">
          <w:t xml:space="preserve"> range from 0 to 1 and indicate increasing dissimilarity.</w:t>
        </w:r>
        <w:commentRangeEnd w:id="291"/>
        <w:r w:rsidR="00F60C25">
          <w:rPr>
            <w:rStyle w:val="CommentReference"/>
          </w:rPr>
          <w:commentReference w:id="291"/>
        </w:r>
      </w:moveTo>
      <w:moveToRangeEnd w:id="290"/>
    </w:p>
    <w:p w14:paraId="135B7EC4" w14:textId="77777777" w:rsidR="00A35441" w:rsidRDefault="00A35441" w:rsidP="00F42F34">
      <w:pPr>
        <w:rPr>
          <w:rFonts w:eastAsiaTheme="majorEastAsia" w:cstheme="minorHAnsi"/>
          <w:szCs w:val="26"/>
        </w:rPr>
      </w:pPr>
    </w:p>
    <w:p w14:paraId="6B71F897" w14:textId="77777777" w:rsidR="004F20A6" w:rsidRPr="004F20A6" w:rsidRDefault="004F20A6" w:rsidP="00D907D7">
      <w:pPr>
        <w:pStyle w:val="Heading2"/>
      </w:pPr>
      <w:r w:rsidRPr="004F20A6">
        <w:t>Relationship between species and surrogates</w:t>
      </w:r>
    </w:p>
    <w:p w14:paraId="1BB8889B" w14:textId="77777777" w:rsidR="004F20A6" w:rsidRDefault="004F20A6" w:rsidP="004F20A6">
      <w:pPr>
        <w:rPr>
          <w:rFonts w:asciiTheme="majorHAnsi" w:eastAsiaTheme="majorEastAsia" w:hAnsiTheme="majorHAnsi" w:cstheme="majorBidi"/>
          <w:szCs w:val="26"/>
        </w:rPr>
      </w:pPr>
    </w:p>
    <w:p w14:paraId="0E5AAD4C" w14:textId="40F43BD0" w:rsidR="004F20A6" w:rsidRPr="004F20A6" w:rsidDel="007C2421" w:rsidRDefault="000806DE" w:rsidP="005B139E">
      <w:pPr>
        <w:rPr>
          <w:del w:id="297" w:author="kim" w:date="2020-02-03T14:30:00Z"/>
        </w:rPr>
      </w:pPr>
      <w:ins w:id="298" w:author="kim" w:date="2020-02-03T14:50:00Z">
        <w:r>
          <w:t xml:space="preserve">For each ecoregion, </w:t>
        </w:r>
      </w:ins>
      <w:commentRangeStart w:id="299"/>
      <w:del w:id="300" w:author="kim" w:date="2020-02-03T14:11:00Z">
        <w:r w:rsidR="004F20A6" w:rsidRPr="004F20A6" w:rsidDel="006965DE">
          <w:delText xml:space="preserve">Our </w:delText>
        </w:r>
        <w:r w:rsidR="00315573" w:rsidDel="006965DE">
          <w:delText>main</w:delText>
        </w:r>
        <w:r w:rsidR="004F20A6" w:rsidRPr="004F20A6" w:rsidDel="006965DE">
          <w:delText xml:space="preserve"> objective was t</w:delText>
        </w:r>
      </w:del>
      <w:del w:id="301" w:author="kim" w:date="2020-02-03T14:30:00Z">
        <w:r w:rsidR="004F20A6" w:rsidRPr="004F20A6" w:rsidDel="007C2421">
          <w:delText xml:space="preserve">o evaluate the relationship between </w:delText>
        </w:r>
      </w:del>
      <w:del w:id="302" w:author="kim" w:date="2020-02-03T14:23:00Z">
        <w:r w:rsidR="004F20A6" w:rsidRPr="004F20A6" w:rsidDel="001763B1">
          <w:delText>surrogates' representation based on CMI, GPP, LED, and land cover, and species' representation based on boreal</w:delText>
        </w:r>
        <w:r w:rsidR="0057135E" w:rsidDel="001763B1">
          <w:delText xml:space="preserve"> caribou habitat,</w:delText>
        </w:r>
        <w:r w:rsidR="004F20A6" w:rsidRPr="004F20A6" w:rsidDel="001763B1">
          <w:delText xml:space="preserve"> songbird</w:delText>
        </w:r>
        <w:r w:rsidR="00CD134D" w:rsidDel="001763B1">
          <w:delText xml:space="preserve"> densities</w:delText>
        </w:r>
        <w:r w:rsidR="0057135E" w:rsidDel="001763B1">
          <w:delText>,</w:delText>
        </w:r>
        <w:r w:rsidR="004F20A6" w:rsidRPr="004F20A6" w:rsidDel="001763B1">
          <w:delText xml:space="preserve"> and</w:delText>
        </w:r>
        <w:r w:rsidR="0057135E" w:rsidDel="001763B1">
          <w:delText xml:space="preserve"> waterfowl guild densities</w:delText>
        </w:r>
        <w:r w:rsidR="004F20A6" w:rsidRPr="004F20A6" w:rsidDel="001763B1">
          <w:delText xml:space="preserve"> at the eco</w:delText>
        </w:r>
        <w:r w:rsidR="0057135E" w:rsidDel="001763B1">
          <w:delText>region</w:delText>
        </w:r>
        <w:r w:rsidR="004F20A6" w:rsidRPr="004F20A6" w:rsidDel="001763B1">
          <w:delText xml:space="preserve">-level. For each </w:delText>
        </w:r>
        <w:r w:rsidR="00155808" w:rsidDel="001763B1">
          <w:delText>network</w:delText>
        </w:r>
      </w:del>
      <w:del w:id="303" w:author="kim" w:date="2020-02-03T13:51:00Z">
        <w:r w:rsidR="004F20A6" w:rsidRPr="004F20A6" w:rsidDel="00F60C25">
          <w:delText xml:space="preserve"> in each eco</w:delText>
        </w:r>
        <w:r w:rsidR="00B25235" w:rsidDel="00F60C25">
          <w:delText>region</w:delText>
        </w:r>
      </w:del>
      <w:del w:id="304" w:author="kim" w:date="2020-02-03T14:23:00Z">
        <w:r w:rsidR="004F20A6" w:rsidRPr="004F20A6" w:rsidDel="001763B1">
          <w:delText xml:space="preserve">, </w:delText>
        </w:r>
      </w:del>
      <w:del w:id="305" w:author="kim" w:date="2020-02-03T14:30:00Z">
        <w:r w:rsidR="004F20A6" w:rsidRPr="004F20A6" w:rsidDel="007C2421">
          <w:delText xml:space="preserve">we calculated </w:delText>
        </w:r>
        <w:r w:rsidR="008F0884" w:rsidDel="007C2421">
          <w:delText>dissimilarity</w:delText>
        </w:r>
        <w:r w:rsidR="001A54E9" w:rsidDel="007C2421">
          <w:delText xml:space="preserve"> metrics for </w:delText>
        </w:r>
        <w:r w:rsidR="004F20A6" w:rsidRPr="004F20A6" w:rsidDel="007C2421">
          <w:delText xml:space="preserve">the four </w:delText>
        </w:r>
        <w:r w:rsidR="001A54E9" w:rsidDel="007C2421">
          <w:delText>surrogates</w:delText>
        </w:r>
        <w:r w:rsidR="004F20A6" w:rsidRPr="004F20A6" w:rsidDel="007C2421">
          <w:delText xml:space="preserve"> (Figure 2)</w:delText>
        </w:r>
        <w:r w:rsidR="001A54E9" w:rsidDel="007C2421">
          <w:delText xml:space="preserve"> to quantify</w:delText>
        </w:r>
        <w:r w:rsidR="004F20A6" w:rsidRPr="004F20A6" w:rsidDel="007C2421">
          <w:delText xml:space="preserve"> how well </w:delText>
        </w:r>
        <w:r w:rsidR="002D399A" w:rsidDel="007C2421">
          <w:delText xml:space="preserve">the </w:delText>
        </w:r>
        <w:r w:rsidR="00155808" w:rsidDel="007C2421">
          <w:delText>network</w:delText>
        </w:r>
        <w:r w:rsidR="006F1F40" w:rsidDel="007C2421">
          <w:delText>s</w:delText>
        </w:r>
        <w:r w:rsidR="004F20A6" w:rsidRPr="004F20A6" w:rsidDel="007C2421">
          <w:delText xml:space="preserve"> represent</w:delText>
        </w:r>
        <w:r w:rsidR="00CB5623" w:rsidDel="007C2421">
          <w:delText>ed</w:delText>
        </w:r>
        <w:r w:rsidR="004F20A6" w:rsidRPr="004F20A6" w:rsidDel="007C2421">
          <w:delText xml:space="preserve"> the</w:delText>
        </w:r>
        <w:r w:rsidR="001A54E9" w:rsidDel="007C2421">
          <w:delText xml:space="preserve"> </w:delText>
        </w:r>
        <w:r w:rsidR="002D399A" w:rsidDel="007C2421">
          <w:delText xml:space="preserve">distribution of </w:delText>
        </w:r>
        <w:r w:rsidR="001A54E9" w:rsidDel="007C2421">
          <w:delText>surrogates</w:delText>
        </w:r>
      </w:del>
      <w:del w:id="306" w:author="kim" w:date="2020-02-03T13:59:00Z">
        <w:r w:rsidR="004F20A6" w:rsidRPr="004F20A6" w:rsidDel="00251DDE">
          <w:delText xml:space="preserve"> </w:delText>
        </w:r>
        <w:r w:rsidR="002D399A" w:rsidDel="00251DDE">
          <w:delText>in</w:delText>
        </w:r>
        <w:r w:rsidR="004F20A6" w:rsidRPr="004F20A6" w:rsidDel="00251DDE">
          <w:delText xml:space="preserve"> the</w:delText>
        </w:r>
      </w:del>
      <w:del w:id="307" w:author="kim" w:date="2020-02-03T13:58:00Z">
        <w:r w:rsidR="008C5B35" w:rsidDel="00251DDE">
          <w:delText>ir</w:delText>
        </w:r>
      </w:del>
      <w:del w:id="308" w:author="kim" w:date="2020-02-03T13:59:00Z">
        <w:r w:rsidR="004F20A6" w:rsidRPr="004F20A6" w:rsidDel="00251DDE">
          <w:delText xml:space="preserve"> </w:delText>
        </w:r>
        <w:r w:rsidR="00887B69" w:rsidDel="00251DDE">
          <w:delText>ecoregion</w:delText>
        </w:r>
        <w:r w:rsidR="004F20A6" w:rsidRPr="004F20A6" w:rsidDel="00251DDE">
          <w:delText xml:space="preserve">. </w:delText>
        </w:r>
      </w:del>
      <w:moveFromRangeStart w:id="309" w:author="kim" w:date="2020-02-03T13:52:00Z" w:name="move31630395"/>
      <w:commentRangeStart w:id="310"/>
      <w:moveFrom w:id="311" w:author="kim" w:date="2020-02-03T13:52:00Z">
        <w:del w:id="312" w:author="kim" w:date="2020-02-03T14:30:00Z">
          <w:r w:rsidR="004F20A6" w:rsidRPr="004F20A6" w:rsidDel="007C2421">
            <w:delText xml:space="preserve">The </w:delText>
          </w:r>
          <w:r w:rsidR="001A54E9" w:rsidDel="007C2421">
            <w:delText xml:space="preserve">dissimilarity metrics </w:delText>
          </w:r>
          <w:r w:rsidR="00CB5623" w:rsidDel="007C2421">
            <w:delText>we</w:delText>
          </w:r>
          <w:r w:rsidR="001A54E9" w:rsidDel="007C2421">
            <w:delText>re</w:delText>
          </w:r>
          <w:r w:rsidR="004F20A6" w:rsidRPr="004F20A6" w:rsidDel="007C2421">
            <w:delText xml:space="preserve"> calculated by comparing the surrogates</w:delText>
          </w:r>
          <w:r w:rsidR="001A54E9" w:rsidDel="007C2421">
            <w:delText>’</w:delText>
          </w:r>
          <w:r w:rsidR="004F20A6" w:rsidRPr="004F20A6" w:rsidDel="007C2421">
            <w:delText xml:space="preserve"> distribution in each </w:delText>
          </w:r>
          <w:r w:rsidR="00155808" w:rsidDel="007C2421">
            <w:delText>netwo</w:delText>
          </w:r>
          <w:r w:rsidR="004F20A6" w:rsidRPr="004F20A6" w:rsidDel="007C2421">
            <w:delText xml:space="preserve">rk to </w:delText>
          </w:r>
          <w:r w:rsidR="000E35F0" w:rsidDel="007C2421">
            <w:delText>its</w:delText>
          </w:r>
          <w:r w:rsidR="004F20A6" w:rsidRPr="004F20A6" w:rsidDel="007C2421">
            <w:delText xml:space="preserve"> distribution in its </w:delText>
          </w:r>
          <w:r w:rsidR="00887B69" w:rsidDel="007C2421">
            <w:delText>ecoregion</w:delText>
          </w:r>
          <w:r w:rsidR="004F20A6" w:rsidRPr="004F20A6" w:rsidDel="007C2421">
            <w:delText>. For the three continuous surrogates, GPP, CMI and LED, we used the Kolmogorov-Smirnov (KS) statistic. For LCC</w:delText>
          </w:r>
          <w:r w:rsidR="00CB5623" w:rsidDel="007C2421">
            <w:delText>, a categorical surrogate,</w:delText>
          </w:r>
          <w:r w:rsidR="004F20A6" w:rsidRPr="004F20A6" w:rsidDel="007C2421">
            <w:delText xml:space="preserve"> we used the Bray-Curtis</w:delText>
          </w:r>
          <w:r w:rsidR="001A54E9" w:rsidDel="007C2421">
            <w:delText xml:space="preserve"> statistic</w:delText>
          </w:r>
          <w:r w:rsidR="004F20A6" w:rsidRPr="004F20A6" w:rsidDel="007C2421">
            <w:delText>. Both measures range from 0 to 1 and indicate increasing dissimilarity.</w:delText>
          </w:r>
          <w:commentRangeEnd w:id="310"/>
          <w:r w:rsidR="00A30791" w:rsidDel="007C2421">
            <w:rPr>
              <w:rStyle w:val="CommentReference"/>
            </w:rPr>
            <w:commentReference w:id="310"/>
          </w:r>
        </w:del>
      </w:moveFrom>
      <w:moveFromRangeEnd w:id="309"/>
    </w:p>
    <w:p w14:paraId="47B6FA93" w14:textId="4E07EC76" w:rsidR="004F20A6" w:rsidRPr="004F20A6" w:rsidDel="00251DDE" w:rsidRDefault="004F20A6" w:rsidP="004F20A6">
      <w:pPr>
        <w:rPr>
          <w:del w:id="313" w:author="kim" w:date="2020-02-03T14:00:00Z"/>
          <w:rFonts w:asciiTheme="majorHAnsi" w:eastAsiaTheme="majorEastAsia" w:hAnsiTheme="majorHAnsi" w:cstheme="majorBidi"/>
          <w:szCs w:val="26"/>
        </w:rPr>
      </w:pPr>
      <w:del w:id="314" w:author="kim" w:date="2020-02-03T14:00:00Z">
        <w:r w:rsidRPr="004F20A6" w:rsidDel="00251DDE">
          <w:rPr>
            <w:rFonts w:asciiTheme="majorHAnsi" w:eastAsiaTheme="majorEastAsia" w:hAnsiTheme="majorHAnsi" w:cstheme="majorBidi"/>
            <w:szCs w:val="26"/>
          </w:rPr>
          <w:delText xml:space="preserve"> </w:delText>
        </w:r>
      </w:del>
    </w:p>
    <w:p w14:paraId="51B7BB8F" w14:textId="3D680513" w:rsidR="004F20A6" w:rsidRPr="004F20A6" w:rsidDel="00251DDE" w:rsidRDefault="004F20A6" w:rsidP="00163E3F">
      <w:pPr>
        <w:rPr>
          <w:del w:id="315" w:author="kim" w:date="2020-02-03T14:00:00Z"/>
        </w:rPr>
      </w:pPr>
      <w:del w:id="316" w:author="kim" w:date="2020-02-03T14:00:00Z">
        <w:r w:rsidRPr="004F20A6" w:rsidDel="00251DDE">
          <w:delText xml:space="preserve">We repeated the dissimilarity calculations for the test </w:delText>
        </w:r>
        <w:r w:rsidR="00E931D5" w:rsidDel="00251DDE">
          <w:delText>speci</w:delText>
        </w:r>
        <w:r w:rsidRPr="004F20A6" w:rsidDel="00251DDE">
          <w:delText>es.</w:delText>
        </w:r>
      </w:del>
      <w:moveFromRangeStart w:id="317" w:author="kim" w:date="2020-02-03T13:45:00Z" w:name="move31629930"/>
      <w:moveFrom w:id="318" w:author="kim" w:date="2020-02-03T13:45:00Z">
        <w:del w:id="319" w:author="kim" w:date="2020-02-03T14:00:00Z">
          <w:r w:rsidRPr="004F20A6" w:rsidDel="00251DDE">
            <w:delText xml:space="preserve"> For</w:delText>
          </w:r>
          <w:r w:rsidR="00815EAE" w:rsidDel="00251DDE">
            <w:delText xml:space="preserve"> songbird</w:delText>
          </w:r>
          <w:r w:rsidR="006F663B" w:rsidDel="00251DDE">
            <w:delText xml:space="preserve"> </w:delText>
          </w:r>
          <w:r w:rsidR="00815EAE" w:rsidDel="00251DDE">
            <w:delText>species</w:delText>
          </w:r>
          <w:r w:rsidR="006F663B" w:rsidDel="00251DDE">
            <w:delText>,</w:delText>
          </w:r>
          <w:r w:rsidRPr="004F20A6" w:rsidDel="00251DDE">
            <w:delText xml:space="preserve"> we </w:delText>
          </w:r>
          <w:r w:rsidR="00300101" w:rsidDel="00251DDE">
            <w:delText>only included</w:delText>
          </w:r>
          <w:r w:rsidR="00AF7933" w:rsidDel="00251DDE">
            <w:delText xml:space="preserve"> </w:delText>
          </w:r>
          <w:r w:rsidR="006F663B" w:rsidDel="00251DDE">
            <w:delText>ecoregions</w:delText>
          </w:r>
          <w:r w:rsidR="00AF7933" w:rsidDel="00251DDE">
            <w:delText xml:space="preserve"> whose </w:delText>
          </w:r>
          <w:r w:rsidR="0001167E" w:rsidDel="00251DDE">
            <w:delText>densit</w:delText>
          </w:r>
          <w:r w:rsidR="006F663B" w:rsidDel="00251DDE">
            <w:delText>y map intersect</w:delText>
          </w:r>
          <w:r w:rsidR="00300101" w:rsidDel="00251DDE">
            <w:delText>ed</w:delText>
          </w:r>
          <w:r w:rsidR="006F663B" w:rsidDel="00251DDE">
            <w:delText xml:space="preserve"> its known range boundary</w:delText>
          </w:r>
          <w:r w:rsidR="00300101" w:rsidDel="00251DDE">
            <w:rPr>
              <w:rStyle w:val="FootnoteReference"/>
            </w:rPr>
            <w:footnoteReference w:id="3"/>
          </w:r>
          <w:r w:rsidR="006F663B" w:rsidDel="00251DDE">
            <w:delText xml:space="preserve">. </w:delText>
          </w:r>
          <w:r w:rsidR="00AF7933" w:rsidDel="00251DDE">
            <w:delText xml:space="preserve">This was done to avoid including </w:delText>
          </w:r>
          <w:r w:rsidR="006F663B" w:rsidDel="00251DDE">
            <w:delText>ecoregions</w:delText>
          </w:r>
          <w:r w:rsidR="00AF7933" w:rsidDel="00251DDE">
            <w:delText xml:space="preserve"> </w:delText>
          </w:r>
          <w:r w:rsidR="006F663B" w:rsidDel="00251DDE">
            <w:delText>where a species was</w:delText>
          </w:r>
          <w:r w:rsidR="00AF7933" w:rsidDel="00251DDE">
            <w:delText xml:space="preserve"> essentially non</w:delText>
          </w:r>
          <w:r w:rsidR="0001167E" w:rsidDel="00251DDE">
            <w:delText>-</w:delText>
          </w:r>
          <w:r w:rsidR="00AF7933" w:rsidDel="00251DDE">
            <w:delText xml:space="preserve">existent but predicted to be </w:delText>
          </w:r>
          <w:r w:rsidR="00833CA2" w:rsidDel="00251DDE">
            <w:delText xml:space="preserve">present </w:delText>
          </w:r>
          <w:r w:rsidR="00AF7933" w:rsidDel="00251DDE">
            <w:delText>by the BRT models</w:delText>
          </w:r>
          <w:r w:rsidR="007E6F03" w:rsidDel="00251DDE">
            <w:delText>,</w:delText>
          </w:r>
          <w:r w:rsidR="00AF7933" w:rsidDel="00251DDE">
            <w:delText xml:space="preserve"> which tend to predict very low densities rather than absolute zeroes</w:delText>
          </w:r>
        </w:del>
      </w:moveFrom>
      <w:moveFromRangeEnd w:id="317"/>
      <w:del w:id="322" w:author="kim" w:date="2020-02-03T13:46:00Z">
        <w:r w:rsidR="00AF7933" w:rsidDel="00F60C25">
          <w:delText>.</w:delText>
        </w:r>
      </w:del>
      <w:del w:id="323" w:author="kim" w:date="2020-02-03T14:00:00Z">
        <w:r w:rsidRPr="004F20A6" w:rsidDel="00251DDE">
          <w:delText xml:space="preserve"> We calculated </w:delText>
        </w:r>
        <w:r w:rsidR="00300101" w:rsidDel="00251DDE">
          <w:delText>the</w:delText>
        </w:r>
        <w:r w:rsidRPr="004F20A6" w:rsidDel="00251DDE">
          <w:delText xml:space="preserve"> KS statistic for each </w:delText>
        </w:r>
        <w:r w:rsidR="00155808" w:rsidDel="00251DDE">
          <w:delText>network</w:delText>
        </w:r>
        <w:r w:rsidRPr="004F20A6" w:rsidDel="00251DDE">
          <w:delText xml:space="preserve"> and each species</w:delText>
        </w:r>
        <w:r w:rsidR="00300101" w:rsidDel="00251DDE">
          <w:delText xml:space="preserve"> by</w:delText>
        </w:r>
        <w:r w:rsidRPr="004F20A6" w:rsidDel="00251DDE">
          <w:delText xml:space="preserve"> comparing the </w:delText>
        </w:r>
        <w:r w:rsidR="00300101" w:rsidDel="00251DDE">
          <w:delText xml:space="preserve">distribution of density values within the </w:delText>
        </w:r>
        <w:r w:rsidR="00155808" w:rsidDel="00251DDE">
          <w:delText>network</w:delText>
        </w:r>
        <w:r w:rsidRPr="004F20A6" w:rsidDel="00251DDE">
          <w:delText xml:space="preserve"> to </w:delText>
        </w:r>
        <w:r w:rsidR="00300101" w:rsidDel="00251DDE">
          <w:delText xml:space="preserve">its distribution within </w:delText>
        </w:r>
        <w:r w:rsidRPr="004F20A6" w:rsidDel="00251DDE">
          <w:delText xml:space="preserve">the </w:delText>
        </w:r>
        <w:r w:rsidRPr="00887B69" w:rsidDel="00251DDE">
          <w:delText>ecoregion</w:delText>
        </w:r>
        <w:r w:rsidR="00E931D5" w:rsidDel="00251DDE">
          <w:delText>.</w:delText>
        </w:r>
        <w:r w:rsidR="00163E3F" w:rsidRPr="00E931D5" w:rsidDel="00251DDE">
          <w:delText xml:space="preserve"> </w:delText>
        </w:r>
        <w:r w:rsidR="00E931D5" w:rsidRPr="00E931D5" w:rsidDel="00251DDE">
          <w:delText xml:space="preserve">Consequently, </w:delText>
        </w:r>
        <w:r w:rsidR="00163E3F" w:rsidRPr="00E931D5" w:rsidDel="00251DDE">
          <w:delText xml:space="preserve">the KS statistic </w:delText>
        </w:r>
        <w:r w:rsidR="00163E3F" w:rsidRPr="00B53763" w:rsidDel="00251DDE">
          <w:delText>measures the representati</w:delText>
        </w:r>
        <w:r w:rsidR="00B53763" w:rsidRPr="00B53763" w:rsidDel="00251DDE">
          <w:delText>veness</w:delText>
        </w:r>
        <w:r w:rsidR="00163E3F" w:rsidRPr="00B53763" w:rsidDel="00251DDE">
          <w:delText xml:space="preserve"> of a particular species in </w:delText>
        </w:r>
        <w:r w:rsidR="00300101" w:rsidDel="00251DDE">
          <w:delText>a</w:delText>
        </w:r>
        <w:r w:rsidR="00163E3F" w:rsidRPr="00B53763" w:rsidDel="00251DDE">
          <w:delText xml:space="preserve"> network compared to </w:delText>
        </w:r>
        <w:r w:rsidR="00300101" w:rsidDel="00251DDE">
          <w:delText>the ecoregion it is embedded in</w:delText>
        </w:r>
        <w:r w:rsidR="00E931D5" w:rsidRPr="00B53763" w:rsidDel="00251DDE">
          <w:delText>.</w:delText>
        </w:r>
        <w:r w:rsidRPr="00B53763" w:rsidDel="00251DDE">
          <w:delText xml:space="preserve"> We also calculated the representati</w:delText>
        </w:r>
        <w:r w:rsidR="000E35F0" w:rsidDel="00251DDE">
          <w:delText>veness</w:delText>
        </w:r>
        <w:r w:rsidRPr="00B53763" w:rsidDel="00251DDE">
          <w:delText xml:space="preserve"> </w:delText>
        </w:r>
        <w:r w:rsidR="00300101" w:rsidDel="00251DDE">
          <w:delText xml:space="preserve">values </w:delText>
        </w:r>
        <w:r w:rsidRPr="00B53763" w:rsidDel="00251DDE">
          <w:delText xml:space="preserve">for </w:delText>
        </w:r>
        <w:r w:rsidR="00815EAE" w:rsidDel="00251DDE">
          <w:delText xml:space="preserve">each songbird and waterfowl </w:delText>
        </w:r>
        <w:r w:rsidR="00B76F04" w:rsidDel="00251DDE">
          <w:delText>group (Table 2).</w:delText>
        </w:r>
        <w:r w:rsidR="00E931D5" w:rsidRPr="00B53763" w:rsidDel="00251DDE">
          <w:delText xml:space="preserve"> </w:delText>
        </w:r>
        <w:r w:rsidR="00B76F04" w:rsidRPr="00ED70BA" w:rsidDel="00251DDE">
          <w:delText>We did this by</w:delText>
        </w:r>
        <w:r w:rsidR="00300101" w:rsidRPr="00ED70BA" w:rsidDel="00251DDE">
          <w:delText xml:space="preserve"> </w:delText>
        </w:r>
        <w:r w:rsidRPr="00ED70BA" w:rsidDel="00251DDE">
          <w:delText>summ</w:delText>
        </w:r>
        <w:r w:rsidR="00B76F04" w:rsidRPr="00ED70BA" w:rsidDel="00251DDE">
          <w:delText>ing</w:delText>
        </w:r>
        <w:r w:rsidRPr="00ED70BA" w:rsidDel="00251DDE">
          <w:delText xml:space="preserve"> the </w:delText>
        </w:r>
        <w:r w:rsidR="00B76F04" w:rsidRPr="00ED70BA" w:rsidDel="00251DDE">
          <w:delText>density</w:delText>
        </w:r>
        <w:r w:rsidRPr="00ED70BA" w:rsidDel="00251DDE">
          <w:delText xml:space="preserve"> values for species </w:delText>
        </w:r>
        <w:r w:rsidR="00300101" w:rsidRPr="00ED70BA" w:rsidDel="00251DDE">
          <w:delText>belonging to each group</w:delText>
        </w:r>
        <w:r w:rsidRPr="00ED70BA" w:rsidDel="00251DDE">
          <w:delText xml:space="preserve"> </w:delText>
        </w:r>
        <w:r w:rsidR="00B76F04" w:rsidRPr="00ED70BA" w:rsidDel="00251DDE">
          <w:delText>in each</w:delText>
        </w:r>
        <w:r w:rsidRPr="00ED70BA" w:rsidDel="00251DDE">
          <w:delText xml:space="preserve"> ecoregion</w:delText>
        </w:r>
        <w:r w:rsidR="00B76F04" w:rsidRPr="00ED70BA" w:rsidDel="00251DDE">
          <w:delText xml:space="preserve"> and subsequently calculating the KS statistic as described above</w:delText>
        </w:r>
        <w:r w:rsidRPr="00ED70BA" w:rsidDel="00251DDE">
          <w:delText>.</w:delText>
        </w:r>
        <w:r w:rsidRPr="00B53763" w:rsidDel="00251DDE">
          <w:delText xml:space="preserve"> In using the KS statistic, our focus was on evaluating whether </w:delText>
        </w:r>
        <w:r w:rsidR="00155808" w:rsidRPr="00B53763" w:rsidDel="00251DDE">
          <w:delText>network</w:delText>
        </w:r>
        <w:r w:rsidRPr="00B53763" w:rsidDel="00251DDE">
          <w:delText>s were effective at representing the regional variation in habitat quality for the test species.</w:delText>
        </w:r>
      </w:del>
    </w:p>
    <w:p w14:paraId="10A334D8" w14:textId="3349B0D1" w:rsidR="004F20A6" w:rsidRPr="004F20A6" w:rsidDel="007C2421" w:rsidRDefault="004F20A6" w:rsidP="004F20A6">
      <w:pPr>
        <w:rPr>
          <w:del w:id="324" w:author="kim" w:date="2020-02-03T14:30:00Z"/>
          <w:rFonts w:asciiTheme="majorHAnsi" w:eastAsiaTheme="majorEastAsia" w:hAnsiTheme="majorHAnsi" w:cstheme="majorBidi"/>
          <w:szCs w:val="26"/>
        </w:rPr>
      </w:pPr>
    </w:p>
    <w:p w14:paraId="602EF86A" w14:textId="16C1A1AD" w:rsidR="004F20A6" w:rsidRPr="004F20A6" w:rsidRDefault="53CFFBEE" w:rsidP="005B139E">
      <w:del w:id="325" w:author="kim" w:date="2020-02-03T14:50:00Z">
        <w:r w:rsidDel="000806DE">
          <w:delText>W</w:delText>
        </w:r>
      </w:del>
      <w:ins w:id="326" w:author="kim" w:date="2020-02-03T14:50:00Z">
        <w:r w:rsidR="000806DE">
          <w:t>w</w:t>
        </w:r>
      </w:ins>
      <w:r>
        <w:t>e developed multiple linear regression models to evaluate the relationship between the representativeness of each test species</w:t>
      </w:r>
      <w:ins w:id="327" w:author="kim" w:date="2020-02-03T14:02:00Z">
        <w:r w:rsidR="00251DDE">
          <w:t xml:space="preserve"> or species group</w:t>
        </w:r>
      </w:ins>
      <w:r>
        <w:t xml:space="preserve"> and the representativeness of the four </w:t>
      </w:r>
      <w:r>
        <w:lastRenderedPageBreak/>
        <w:t>environmental surrogates within benchmark networks</w:t>
      </w:r>
      <w:del w:id="328" w:author="kim" w:date="2020-02-03T14:02:00Z">
        <w:r w:rsidDel="00251DDE">
          <w:delText xml:space="preserve"> at the ecoregion level</w:delText>
        </w:r>
      </w:del>
      <w:r>
        <w:t>.</w:t>
      </w:r>
      <w:ins w:id="329" w:author="kim" w:date="2020-02-03T14:29:00Z">
        <w:r w:rsidR="007C2421">
          <w:t xml:space="preserve"> We quantified representation using </w:t>
        </w:r>
      </w:ins>
      <w:del w:id="330" w:author="kim" w:date="2020-02-03T14:30:00Z">
        <w:r w:rsidDel="007C2421">
          <w:delText xml:space="preserve"> </w:delText>
        </w:r>
      </w:del>
      <w:ins w:id="331" w:author="kim" w:date="2020-02-03T14:30:00Z">
        <w:r w:rsidR="007C2421">
          <w:t xml:space="preserve">KS and BC dissimilarity metrics for </w:t>
        </w:r>
        <w:r w:rsidR="007C2421" w:rsidRPr="004F20A6">
          <w:t xml:space="preserve">the four </w:t>
        </w:r>
        <w:r w:rsidR="007C2421">
          <w:t>surrogates</w:t>
        </w:r>
        <w:r w:rsidR="007C2421" w:rsidRPr="004F20A6">
          <w:t xml:space="preserve"> (Figure 2)</w:t>
        </w:r>
        <w:r w:rsidR="007C2421">
          <w:t xml:space="preserve"> and the KS statistic for test species or species group. </w:t>
        </w:r>
      </w:ins>
      <w:ins w:id="332" w:author="kim" w:date="2020-02-03T14:37:00Z">
        <w:r w:rsidR="003C5DCE">
          <w:t xml:space="preserve">For </w:t>
        </w:r>
        <w:del w:id="333" w:author="kim" w:date="2020-02-03T15:25:00Z">
          <w:r w:rsidR="003C5DCE" w:rsidDel="005F6EC5">
            <w:delText>both,</w:delText>
          </w:r>
        </w:del>
      </w:ins>
      <w:ins w:id="334" w:author="kim" w:date="2020-02-03T15:25:00Z">
        <w:r w:rsidR="005F6EC5">
          <w:t>the dissimilarity metrics,</w:t>
        </w:r>
      </w:ins>
      <w:ins w:id="335" w:author="kim" w:date="2020-02-03T14:37:00Z">
        <w:r w:rsidR="003C5DCE">
          <w:t xml:space="preserve"> the ecoregion ser</w:t>
        </w:r>
      </w:ins>
      <w:ins w:id="336" w:author="kim" w:date="2020-02-03T14:38:00Z">
        <w:r w:rsidR="003C5DCE">
          <w:t xml:space="preserve">ved as the reference area. </w:t>
        </w:r>
      </w:ins>
      <w:del w:id="337" w:author="kim" w:date="2020-02-03T14:03:00Z">
        <w:r w:rsidDel="00251DDE">
          <w:delText xml:space="preserve">We first selected, for each ecoregion with benchmark networks within an ecoregion, the lesser of all representative or non-representative networks (Table 1). </w:delText>
        </w:r>
      </w:del>
      <w:r>
        <w:t xml:space="preserve">Based on a simple power analysis, we only included ecoregions that had a minimum </w:t>
      </w:r>
      <w:commentRangeEnd w:id="299"/>
      <w:r w:rsidR="001763B1">
        <w:rPr>
          <w:rStyle w:val="CommentReference"/>
        </w:rPr>
        <w:commentReference w:id="299"/>
      </w:r>
      <w:r>
        <w:t xml:space="preserve">of 30 networks, with at least 10 </w:t>
      </w:r>
      <w:ins w:id="338" w:author="kim" w:date="2020-02-03T14:07:00Z">
        <w:r w:rsidR="006965DE">
          <w:t>representative and 10 non</w:t>
        </w:r>
      </w:ins>
      <w:ins w:id="339" w:author="kim" w:date="2020-02-03T14:08:00Z">
        <w:r w:rsidR="006965DE">
          <w:t>-representative networks</w:t>
        </w:r>
      </w:ins>
      <w:del w:id="340" w:author="kim" w:date="2020-02-03T14:08:00Z">
        <w:r w:rsidDel="006965DE">
          <w:delText>of each type</w:delText>
        </w:r>
      </w:del>
      <w:ins w:id="341" w:author="kim" w:date="2020-02-03T14:03:00Z">
        <w:r w:rsidR="00251DDE">
          <w:t xml:space="preserve"> (Appendix </w:t>
        </w:r>
        <w:proofErr w:type="spellStart"/>
        <w:r w:rsidR="00251DDE">
          <w:t>Sx</w:t>
        </w:r>
        <w:proofErr w:type="spellEnd"/>
        <w:r w:rsidR="00251DDE">
          <w:t>)</w:t>
        </w:r>
      </w:ins>
      <w:r>
        <w:t xml:space="preserve">. </w:t>
      </w:r>
      <w:ins w:id="342" w:author="kim" w:date="2020-02-03T14:32:00Z">
        <w:r w:rsidR="007C2421">
          <w:t xml:space="preserve">The design was </w:t>
        </w:r>
        <w:commentRangeStart w:id="343"/>
        <w:r w:rsidR="007C2421">
          <w:t>not balanced</w:t>
        </w:r>
      </w:ins>
      <w:ins w:id="344" w:author="kim" w:date="2020-02-03T14:39:00Z">
        <w:del w:id="345" w:author="kim" w:date="2020-02-03T14:40:00Z">
          <w:r w:rsidR="003C5DCE" w:rsidDel="003C5DCE">
            <w:delText xml:space="preserve">. </w:delText>
          </w:r>
        </w:del>
      </w:ins>
      <w:commentRangeEnd w:id="343"/>
      <w:r w:rsidR="0028726C">
        <w:rPr>
          <w:rStyle w:val="CommentReference"/>
        </w:rPr>
        <w:commentReference w:id="343"/>
      </w:r>
      <w:ins w:id="346" w:author="kim" w:date="2020-02-03T14:33:00Z">
        <w:r w:rsidR="007C2421">
          <w:t>,</w:t>
        </w:r>
      </w:ins>
      <w:ins w:id="347" w:author="kim" w:date="2020-02-03T14:32:00Z">
        <w:r w:rsidR="007C2421">
          <w:t xml:space="preserve"> and we </w:t>
        </w:r>
      </w:ins>
      <w:del w:id="348" w:author="kim" w:date="2020-02-03T14:08:00Z">
        <w:r w:rsidDel="006965DE">
          <w:delText>W</w:delText>
        </w:r>
      </w:del>
      <w:del w:id="349" w:author="kim" w:date="2020-02-03T14:33:00Z">
        <w:r w:rsidDel="007C2421">
          <w:delText xml:space="preserve">e </w:delText>
        </w:r>
      </w:del>
      <w:del w:id="350" w:author="kim" w:date="2020-02-03T14:32:00Z">
        <w:r w:rsidDel="007C2421">
          <w:delText xml:space="preserve">then </w:delText>
        </w:r>
      </w:del>
      <w:ins w:id="351" w:author="kim" w:date="2020-02-03T14:56:00Z">
        <w:r w:rsidR="003F3E17">
          <w:t>used</w:t>
        </w:r>
      </w:ins>
      <w:ins w:id="352" w:author="kim" w:date="2020-02-03T14:42:00Z">
        <w:r w:rsidR="003C5DCE">
          <w:t xml:space="preserve"> no more than </w:t>
        </w:r>
      </w:ins>
      <w:del w:id="353" w:author="kim" w:date="2020-02-03T14:42:00Z">
        <w:r w:rsidDel="003C5DCE">
          <w:delText xml:space="preserve">selected up to </w:delText>
        </w:r>
      </w:del>
      <w:r>
        <w:t xml:space="preserve">10 times as many networks </w:t>
      </w:r>
      <w:ins w:id="354" w:author="kim" w:date="2020-02-03T14:47:00Z">
        <w:r w:rsidR="000806DE">
          <w:t xml:space="preserve">of </w:t>
        </w:r>
      </w:ins>
      <w:ins w:id="355" w:author="kim" w:date="2020-02-03T14:42:00Z">
        <w:r w:rsidR="003C5DCE">
          <w:t>one network type (</w:t>
        </w:r>
      </w:ins>
      <w:ins w:id="356" w:author="kim" w:date="2020-02-03T14:43:00Z">
        <w:r w:rsidR="003C5DCE">
          <w:t>i.e., representative vs non-represe</w:t>
        </w:r>
      </w:ins>
      <w:ins w:id="357" w:author="kim" w:date="2020-02-03T14:47:00Z">
        <w:r w:rsidR="000806DE">
          <w:t>n</w:t>
        </w:r>
      </w:ins>
      <w:ins w:id="358" w:author="kim" w:date="2020-02-03T14:43:00Z">
        <w:r w:rsidR="003C5DCE">
          <w:t>tation</w:t>
        </w:r>
      </w:ins>
      <w:ins w:id="359" w:author="kim" w:date="2020-02-04T11:56:00Z">
        <w:r w:rsidR="0028726C">
          <w:t>, up to a maximum of 500 networks</w:t>
        </w:r>
      </w:ins>
      <w:ins w:id="360" w:author="kim" w:date="2020-02-03T14:43:00Z">
        <w:r w:rsidR="003C5DCE">
          <w:t>)</w:t>
        </w:r>
      </w:ins>
      <w:del w:id="361" w:author="kim" w:date="2020-02-03T14:42:00Z">
        <w:r w:rsidDel="003C5DCE">
          <w:delText>from the other group</w:delText>
        </w:r>
      </w:del>
      <w:del w:id="362" w:author="kim" w:date="2020-02-03T14:47:00Z">
        <w:r w:rsidDel="000806DE">
          <w:delText xml:space="preserve"> to a maximum of 500</w:delText>
        </w:r>
      </w:del>
      <w:r>
        <w:t xml:space="preserve">. </w:t>
      </w:r>
      <w:del w:id="363" w:author="kim" w:date="2020-02-03T14:47:00Z">
        <w:r w:rsidDel="000806DE">
          <w:delText xml:space="preserve">In most ecoregions, this resulted in all networks being included in the models. </w:delText>
        </w:r>
      </w:del>
      <w:r>
        <w:t xml:space="preserve">We developed </w:t>
      </w:r>
      <w:ins w:id="364" w:author="kim" w:date="2020-02-03T14:33:00Z">
        <w:r w:rsidR="007C2421">
          <w:t xml:space="preserve">up to 18 </w:t>
        </w:r>
      </w:ins>
      <w:r>
        <w:t xml:space="preserve">regression models for each ecoregion: </w:t>
      </w:r>
      <w:del w:id="365" w:author="kim" w:date="2020-02-03T14:34:00Z">
        <w:r w:rsidDel="007C2421">
          <w:delText xml:space="preserve">one for </w:delText>
        </w:r>
      </w:del>
      <w:proofErr w:type="spellStart"/>
      <w:r>
        <w:t>AllBirds</w:t>
      </w:r>
      <w:proofErr w:type="spellEnd"/>
      <w:ins w:id="366" w:author="kim" w:date="2020-02-03T14:34:00Z">
        <w:r w:rsidR="007C2421">
          <w:t xml:space="preserve">, </w:t>
        </w:r>
      </w:ins>
      <w:del w:id="367" w:author="kim" w:date="2020-02-03T14:34:00Z">
        <w:r w:rsidDel="007C2421">
          <w:delText xml:space="preserve"> and </w:delText>
        </w:r>
      </w:del>
      <w:proofErr w:type="spellStart"/>
      <w:r>
        <w:t>ForestBirds</w:t>
      </w:r>
      <w:proofErr w:type="spellEnd"/>
      <w:r>
        <w:t xml:space="preserve">, </w:t>
      </w:r>
      <w:ins w:id="368" w:author="kim" w:date="2020-02-03T14:34:00Z">
        <w:r w:rsidR="003C5DCE">
          <w:t>one for each of the 11 songbird species</w:t>
        </w:r>
      </w:ins>
      <w:ins w:id="369" w:author="kim" w:date="2020-02-03T14:35:00Z">
        <w:r w:rsidR="003C5DCE">
          <w:t xml:space="preserve"> and</w:t>
        </w:r>
      </w:ins>
      <w:ins w:id="370" w:author="kim" w:date="2020-02-03T14:34:00Z">
        <w:r w:rsidR="003C5DCE" w:rsidDel="007C2421">
          <w:t xml:space="preserve"> </w:t>
        </w:r>
      </w:ins>
      <w:del w:id="371" w:author="kim" w:date="2020-02-03T14:34:00Z">
        <w:r w:rsidDel="007C2421">
          <w:delText xml:space="preserve">one for each of the </w:delText>
        </w:r>
      </w:del>
      <w:r>
        <w:t xml:space="preserve">four waterfowl groups, </w:t>
      </w:r>
      <w:ins w:id="372" w:author="kim" w:date="2020-02-03T14:35:00Z">
        <w:r w:rsidR="003C5DCE">
          <w:t xml:space="preserve">and </w:t>
        </w:r>
      </w:ins>
      <w:del w:id="373" w:author="kim" w:date="2020-02-03T14:34:00Z">
        <w:r w:rsidDel="007C2421">
          <w:delText xml:space="preserve">one for </w:delText>
        </w:r>
      </w:del>
      <w:r>
        <w:t>caribou</w:t>
      </w:r>
      <w:del w:id="374" w:author="kim" w:date="2020-02-03T14:35:00Z">
        <w:r w:rsidDel="003C5DCE">
          <w:delText>, and</w:delText>
        </w:r>
      </w:del>
      <w:del w:id="375" w:author="kim" w:date="2020-02-03T14:34:00Z">
        <w:r w:rsidDel="003C5DCE">
          <w:delText xml:space="preserve"> one</w:delText>
        </w:r>
        <w:r w:rsidDel="007C2421">
          <w:delText xml:space="preserve"> </w:delText>
        </w:r>
        <w:r w:rsidDel="003C5DCE">
          <w:delText xml:space="preserve">each </w:delText>
        </w:r>
        <w:r w:rsidDel="007C2421">
          <w:delText>for</w:delText>
        </w:r>
        <w:r w:rsidDel="003C5DCE">
          <w:delText xml:space="preserve"> the 11 songbird species</w:delText>
        </w:r>
      </w:del>
      <w:r>
        <w:t>. For each model</w:t>
      </w:r>
      <w:del w:id="376" w:author="kim" w:date="2020-02-03T14:10:00Z">
        <w:r w:rsidDel="006965DE">
          <w:delText xml:space="preserve"> for each ecoregion</w:delText>
        </w:r>
      </w:del>
      <w:r>
        <w:t>, we related the KS value of the test species (SPP_KS) to the linear combination of KS and BC values for the predictor variables (CMI_KS, GPP_KS, LED_KS, LCC_BC):</w:t>
      </w:r>
    </w:p>
    <w:p w14:paraId="04FCF252"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76E8F845" w14:textId="77777777" w:rsidR="004F20A6" w:rsidRPr="004F20A6" w:rsidRDefault="004F20A6" w:rsidP="004F20A6">
      <w:pPr>
        <w:jc w:val="center"/>
        <w:rPr>
          <w:rFonts w:asciiTheme="majorHAnsi" w:eastAsiaTheme="majorEastAsia" w:hAnsiTheme="majorHAnsi" w:cstheme="majorBidi"/>
          <w:szCs w:val="26"/>
        </w:rPr>
      </w:pPr>
      <w:r w:rsidRPr="004F20A6">
        <w:rPr>
          <w:rFonts w:asciiTheme="majorHAnsi" w:eastAsiaTheme="majorEastAsia" w:hAnsiTheme="majorHAnsi" w:cstheme="majorBidi"/>
          <w:szCs w:val="26"/>
        </w:rPr>
        <w:t>SPP_KS = CMI_KS + GPP_KS + LED_KS + LCC_BC</w:t>
      </w:r>
    </w:p>
    <w:p w14:paraId="62897004"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D5DC54C" w14:textId="6E5E4706" w:rsidR="002E53C5" w:rsidRPr="00F92B47" w:rsidRDefault="00F2520F" w:rsidP="002E53C5">
      <w:r w:rsidRPr="00F92B47">
        <w:t>For each test species</w:t>
      </w:r>
      <w:del w:id="377" w:author="kim" w:date="2020-02-03T14:50:00Z">
        <w:r w:rsidRPr="00F92B47" w:rsidDel="000806DE">
          <w:delText xml:space="preserve"> in each ecoregion</w:delText>
        </w:r>
      </w:del>
      <w:r w:rsidRPr="00F92B47">
        <w:t>, w</w:t>
      </w:r>
      <w:r w:rsidR="002E53C5" w:rsidRPr="00F92B47">
        <w:t>e assess</w:t>
      </w:r>
      <w:r w:rsidRPr="00F92B47">
        <w:t>ed</w:t>
      </w:r>
      <w:r w:rsidR="002E53C5" w:rsidRPr="00F92B47">
        <w:t xml:space="preserve"> the fit of the regression models using three statistics: the </w:t>
      </w:r>
      <w:r w:rsidR="00606A70" w:rsidRPr="00F92B47">
        <w:t>adj</w:t>
      </w:r>
      <w:r w:rsidR="001D1DA7">
        <w:t xml:space="preserve">usted </w:t>
      </w:r>
      <w:r w:rsidR="00606A70" w:rsidRPr="00F92B47">
        <w:t>R</w:t>
      </w:r>
      <w:r w:rsidR="00606A70" w:rsidRPr="00F92B47">
        <w:rPr>
          <w:vertAlign w:val="superscript"/>
        </w:rPr>
        <w:t>2</w:t>
      </w:r>
      <w:r w:rsidR="002E53C5" w:rsidRPr="00F92B47">
        <w:t>, the overall F-test, and the Root Mean Square Error (RMSE). The adjusted R</w:t>
      </w:r>
      <w:r w:rsidR="001D1DA7" w:rsidRPr="001D1DA7">
        <w:rPr>
          <w:vertAlign w:val="superscript"/>
        </w:rPr>
        <w:t>2</w:t>
      </w:r>
      <w:r w:rsidR="002E53C5" w:rsidRPr="00F92B47">
        <w:t xml:space="preserve"> represents the proportion of total variance that is explained by the model. It is a relative measure of the goodness of fit of the model. The F-test evaluates the null hypothesis that all regression coefficients are equal to zero versus the alternative that at least one is not. A significant F-test indicates that the observed R</w:t>
      </w:r>
      <w:r w:rsidR="00606A70" w:rsidRPr="00F92B47">
        <w:rPr>
          <w:vertAlign w:val="superscript"/>
        </w:rPr>
        <w:t>2</w:t>
      </w:r>
      <w:r w:rsidR="002E53C5" w:rsidRPr="00F92B47">
        <w:t xml:space="preserve"> is reliable. The RMSE is the square root of the variance of the residuals. It indicates the absolute fit of the model to the data i.e., how close the observed data points are to the model’s predicted values.</w:t>
      </w:r>
      <w:r w:rsidRPr="00F92B47">
        <w:t xml:space="preserve"> </w:t>
      </w:r>
      <w:r w:rsidR="00644566">
        <w:t>In general, a higher R</w:t>
      </w:r>
      <w:r w:rsidR="00644566" w:rsidRPr="00644566">
        <w:rPr>
          <w:vertAlign w:val="superscript"/>
        </w:rPr>
        <w:t>2</w:t>
      </w:r>
      <w:r w:rsidR="00644566">
        <w:t xml:space="preserve"> value and lower RMSE value indicate better model performance. </w:t>
      </w:r>
      <w:r w:rsidR="00D6249E">
        <w:t xml:space="preserve">We evaluated the consistency of the ecoregion-level models within ecozones and across the </w:t>
      </w:r>
      <w:r w:rsidR="003F46D4">
        <w:t>boreal</w:t>
      </w:r>
      <w:r w:rsidR="00D6249E">
        <w:t xml:space="preserve"> by calculating their average adjusted R</w:t>
      </w:r>
      <w:r w:rsidR="00D6249E" w:rsidRPr="003A1AA9">
        <w:rPr>
          <w:vertAlign w:val="superscript"/>
        </w:rPr>
        <w:t>2</w:t>
      </w:r>
      <w:r w:rsidR="00D6249E">
        <w:t xml:space="preserve"> values as</w:t>
      </w:r>
      <w:r w:rsidR="003A1AA9">
        <w:t xml:space="preserve"> well as the proportion of models that were considered to be moderate </w:t>
      </w:r>
      <w:r w:rsidR="00822CB6">
        <w:t>or</w:t>
      </w:r>
      <w:r w:rsidR="003A1AA9">
        <w:t xml:space="preserve"> strong. For the latter</w:t>
      </w:r>
      <w:r w:rsidR="00822CB6">
        <w:t>,</w:t>
      </w:r>
      <w:r w:rsidR="003A1AA9">
        <w:t xml:space="preserve"> we chose a cut-off of 0.2, although we recognize that other values could be used. </w:t>
      </w:r>
      <w:r w:rsidRPr="00F92B47">
        <w:t xml:space="preserve">We also report the absolute value of the </w:t>
      </w:r>
      <w:r w:rsidRPr="00F92B47">
        <w:rPr>
          <w:i/>
        </w:rPr>
        <w:t>t</w:t>
      </w:r>
      <w:r w:rsidRPr="00F92B47">
        <w:t>-statistic for each model parameter as an estimate of the contribution of each variable to the model i.e., variable importance (Kuhn and Johnson 2013). All analyses were carried out using R v. 3.7.1 (R Development Core Team 2019).</w:t>
      </w:r>
      <w:r w:rsidR="00222AEE">
        <w:t xml:space="preserve"> As a final step, we evaluated the influence of f</w:t>
      </w:r>
      <w:r w:rsidR="000F3368">
        <w:t>ive</w:t>
      </w:r>
      <w:r w:rsidR="00222AEE">
        <w:t xml:space="preserve"> ecoregion-level factors on the strength of the relationship between test species and surrogates: ecozone membership, ecoregion intactness, </w:t>
      </w:r>
      <w:r w:rsidR="000F4C9A">
        <w:t xml:space="preserve">mean </w:t>
      </w:r>
      <w:r w:rsidR="00222AEE">
        <w:t>network size as approximated by MDR, mean species density</w:t>
      </w:r>
      <w:r w:rsidR="000F3368">
        <w:t>, and species density coefficient of variation</w:t>
      </w:r>
      <w:r w:rsidR="00222AEE">
        <w:t xml:space="preserve"> </w:t>
      </w:r>
      <w:r w:rsidR="000F3368">
        <w:t xml:space="preserve">(CV) </w:t>
      </w:r>
      <w:r w:rsidR="00222AEE">
        <w:t>for all species and groups of species except for Caribou. For Caribou</w:t>
      </w:r>
      <w:ins w:id="378" w:author="kim" w:date="2020-02-03T14:52:00Z">
        <w:r w:rsidR="000806DE">
          <w:t>,</w:t>
        </w:r>
      </w:ins>
      <w:r w:rsidR="00222AEE">
        <w:t xml:space="preserve"> we evaluated mean </w:t>
      </w:r>
      <w:r w:rsidR="000F3368">
        <w:t xml:space="preserve">and CV of </w:t>
      </w:r>
      <w:r w:rsidR="00222AEE">
        <w:t>habitat quality</w:t>
      </w:r>
      <w:r w:rsidR="002C1A5C">
        <w:t xml:space="preserve"> instead of density</w:t>
      </w:r>
      <w:r w:rsidR="00222AEE">
        <w:t>.</w:t>
      </w:r>
    </w:p>
    <w:p w14:paraId="1E632A62" w14:textId="77777777" w:rsidR="002E53C5" w:rsidRPr="00F92B47" w:rsidRDefault="002E53C5" w:rsidP="00D51A1E"/>
    <w:p w14:paraId="01A6C21A" w14:textId="7D6085AC" w:rsidR="00E06198" w:rsidRDefault="00E06198" w:rsidP="00D51A1E">
      <w:pPr>
        <w:rPr>
          <w:ins w:id="379" w:author="kim" w:date="2020-02-03T14:52:00Z"/>
        </w:rPr>
      </w:pPr>
      <w:r>
        <w:t xml:space="preserve">In </w:t>
      </w:r>
      <w:r w:rsidR="00BD4FD3">
        <w:t xml:space="preserve">the </w:t>
      </w:r>
      <w:r w:rsidR="00061DBB" w:rsidRPr="00061DBB">
        <w:t xml:space="preserve">Supplementary </w:t>
      </w:r>
      <w:r w:rsidR="00BD4FD3">
        <w:t>I</w:t>
      </w:r>
      <w:r w:rsidR="00061DBB" w:rsidRPr="00061DBB">
        <w:t>nformation</w:t>
      </w:r>
      <w:ins w:id="380" w:author="kim" w:date="2020-02-03T14:52:00Z">
        <w:r w:rsidR="000806DE">
          <w:t>,</w:t>
        </w:r>
      </w:ins>
      <w:r>
        <w:t xml:space="preserve"> we provide a case study and example code for running the evaluation of representativeness. We also include an additional analysis of representation which allows for a comparison of the two approaches. </w:t>
      </w:r>
      <w:r w:rsidR="00C34E38">
        <w:t>For this latter a</w:t>
      </w:r>
      <w:r>
        <w:t>nalysis</w:t>
      </w:r>
      <w:r w:rsidR="00C34E38">
        <w:t>,</w:t>
      </w:r>
      <w:r>
        <w:t xml:space="preserve"> </w:t>
      </w:r>
      <w:r w:rsidR="00C34E38">
        <w:t>we</w:t>
      </w:r>
      <w:r w:rsidR="00C34E38" w:rsidRPr="00C34E38">
        <w:t xml:space="preserve"> evaluated representation using the area-adjusted proportion of the species population or core habitat within the network. </w:t>
      </w:r>
      <w:r w:rsidR="00C34E38">
        <w:t>This is m</w:t>
      </w:r>
      <w:r w:rsidR="00C34E38" w:rsidRPr="00C34E38">
        <w:t xml:space="preserve">easured </w:t>
      </w:r>
      <w:r w:rsidR="00C34E38" w:rsidRPr="00C34E38">
        <w:lastRenderedPageBreak/>
        <w:t>as the ratio of the proportion of population (or core habitat) within a network to the proportion of the ecoregion that is in the network. A ratio near 1 indicates that the network contains a representative proportion of the population, based on its relative area to the ecoregion. Values below 1 would indicate a lower potential proportion of the population.</w:t>
      </w:r>
      <w:r>
        <w:t xml:space="preserve"> This</w:t>
      </w:r>
      <w:r w:rsidR="00C34E38">
        <w:t xml:space="preserve"> approach</w:t>
      </w:r>
      <w:r>
        <w:t xml:space="preserve"> </w:t>
      </w:r>
      <w:proofErr w:type="gramStart"/>
      <w:r>
        <w:t>is in contrast to</w:t>
      </w:r>
      <w:proofErr w:type="gramEnd"/>
      <w:r>
        <w:t xml:space="preserve"> the representativeness analysis which evaluates the ability of surrogates to capture the full distribution of test features for each of the test species.</w:t>
      </w:r>
    </w:p>
    <w:p w14:paraId="7AF50148" w14:textId="77777777" w:rsidR="000806DE" w:rsidRPr="003C13A4" w:rsidRDefault="000806DE" w:rsidP="00D51A1E">
      <w:pPr>
        <w:rPr>
          <w:rFonts w:eastAsiaTheme="majorEastAsia" w:cstheme="minorHAnsi"/>
          <w:szCs w:val="26"/>
          <w:highlight w:val="yellow"/>
        </w:rPr>
      </w:pPr>
    </w:p>
    <w:p w14:paraId="60097802" w14:textId="4FA55077" w:rsidR="003325E3" w:rsidDel="006965DE" w:rsidRDefault="003325E3" w:rsidP="00D51A1E">
      <w:pPr>
        <w:rPr>
          <w:del w:id="381" w:author="kim" w:date="2020-02-03T14:10:00Z"/>
        </w:rPr>
      </w:pPr>
    </w:p>
    <w:p w14:paraId="6319027A" w14:textId="7765B242" w:rsidR="00F5168A" w:rsidDel="006965DE" w:rsidRDefault="00F5168A" w:rsidP="00D51A1E">
      <w:pPr>
        <w:rPr>
          <w:del w:id="382" w:author="kim" w:date="2020-02-03T14:10:00Z"/>
        </w:rPr>
      </w:pPr>
    </w:p>
    <w:p w14:paraId="2E5A10CD" w14:textId="77777777" w:rsidR="00094F30" w:rsidRDefault="00094F30" w:rsidP="00094F30">
      <w:pPr>
        <w:pStyle w:val="Heading1"/>
      </w:pPr>
      <w:commentRangeStart w:id="383"/>
      <w:r>
        <w:t>Results</w:t>
      </w:r>
      <w:commentRangeEnd w:id="383"/>
      <w:r w:rsidR="0028726C">
        <w:rPr>
          <w:rStyle w:val="CommentReference"/>
          <w:rFonts w:asciiTheme="minorHAnsi" w:eastAsiaTheme="minorHAnsi" w:hAnsiTheme="minorHAnsi" w:cstheme="minorBidi"/>
        </w:rPr>
        <w:commentReference w:id="383"/>
      </w:r>
    </w:p>
    <w:p w14:paraId="0CAC90FC" w14:textId="77777777" w:rsidR="00606F30" w:rsidRDefault="00606F30" w:rsidP="00E73255"/>
    <w:p w14:paraId="4495391F" w14:textId="55DA128E" w:rsidR="00BA1586" w:rsidRDefault="0028726C" w:rsidP="00E73255">
      <w:pPr>
        <w:rPr>
          <w:ins w:id="384" w:author="kim" w:date="2020-02-04T13:11:00Z"/>
          <w:lang w:eastAsia="en-CA"/>
        </w:rPr>
      </w:pPr>
      <w:ins w:id="385" w:author="kim" w:date="2020-02-04T11:58:00Z">
        <w:r>
          <w:rPr>
            <w:lang w:eastAsia="en-CA"/>
          </w:rPr>
          <w:t xml:space="preserve">A sufficient number of </w:t>
        </w:r>
      </w:ins>
      <w:del w:id="386" w:author="kim" w:date="2020-02-04T11:58:00Z">
        <w:r w:rsidR="00BA1586" w:rsidRPr="00BA1586" w:rsidDel="0028726C">
          <w:rPr>
            <w:lang w:eastAsia="en-CA"/>
          </w:rPr>
          <w:delText>R</w:delText>
        </w:r>
      </w:del>
      <w:ins w:id="387" w:author="kim" w:date="2020-02-04T11:58:00Z">
        <w:r>
          <w:rPr>
            <w:lang w:eastAsia="en-CA"/>
          </w:rPr>
          <w:t>r</w:t>
        </w:r>
      </w:ins>
      <w:r w:rsidR="00BA1586" w:rsidRPr="00BA1586">
        <w:rPr>
          <w:lang w:eastAsia="en-CA"/>
        </w:rPr>
        <w:t xml:space="preserve">epresentative and non-representative networks were </w:t>
      </w:r>
      <w:ins w:id="388" w:author="kim" w:date="2020-02-04T11:58:00Z">
        <w:r>
          <w:rPr>
            <w:lang w:eastAsia="en-CA"/>
          </w:rPr>
          <w:t>identified</w:t>
        </w:r>
        <w:del w:id="389" w:author="kim" w:date="2020-02-04T12:00:00Z">
          <w:r w:rsidDel="0028726C">
            <w:rPr>
              <w:lang w:eastAsia="en-CA"/>
            </w:rPr>
            <w:delText xml:space="preserve"> to</w:delText>
          </w:r>
        </w:del>
        <w:r>
          <w:rPr>
            <w:lang w:eastAsia="en-CA"/>
          </w:rPr>
          <w:t xml:space="preserve"> </w:t>
        </w:r>
      </w:ins>
      <w:del w:id="390" w:author="kim" w:date="2020-02-04T11:59:00Z">
        <w:r w:rsidR="00BA1586" w:rsidRPr="00BA1586" w:rsidDel="0028726C">
          <w:rPr>
            <w:lang w:eastAsia="en-CA"/>
          </w:rPr>
          <w:delText xml:space="preserve">constructed for 72 ecoregions, of which 48 had sufficient numbers of each </w:delText>
        </w:r>
      </w:del>
      <w:r w:rsidR="00BA1586" w:rsidRPr="00BA1586">
        <w:rPr>
          <w:lang w:eastAsia="en-CA"/>
        </w:rPr>
        <w:t xml:space="preserve">to develop multiple regression models </w:t>
      </w:r>
      <w:ins w:id="391" w:author="kim" w:date="2020-02-04T11:58:00Z">
        <w:r>
          <w:rPr>
            <w:lang w:eastAsia="en-CA"/>
          </w:rPr>
          <w:t xml:space="preserve">for 48 </w:t>
        </w:r>
      </w:ins>
      <w:ins w:id="392" w:author="kim" w:date="2020-02-04T11:59:00Z">
        <w:r>
          <w:rPr>
            <w:lang w:eastAsia="en-CA"/>
          </w:rPr>
          <w:t xml:space="preserve">of XX boreal </w:t>
        </w:r>
      </w:ins>
      <w:ins w:id="393" w:author="kim" w:date="2020-02-04T11:58:00Z">
        <w:r>
          <w:rPr>
            <w:lang w:eastAsia="en-CA"/>
          </w:rPr>
          <w:t>ecore</w:t>
        </w:r>
      </w:ins>
      <w:ins w:id="394" w:author="kim" w:date="2020-02-04T11:59:00Z">
        <w:r>
          <w:rPr>
            <w:lang w:eastAsia="en-CA"/>
          </w:rPr>
          <w:t>gions</w:t>
        </w:r>
      </w:ins>
      <w:ins w:id="395" w:author="kim" w:date="2020-02-04T12:05:00Z">
        <w:r>
          <w:rPr>
            <w:lang w:eastAsia="en-CA"/>
          </w:rPr>
          <w:t xml:space="preserve"> (add figure highlighting the 48 ecoregions</w:t>
        </w:r>
      </w:ins>
      <w:ins w:id="396" w:author="kim" w:date="2020-02-04T12:14:00Z">
        <w:r w:rsidR="0097790D">
          <w:rPr>
            <w:lang w:eastAsia="en-CA"/>
          </w:rPr>
          <w:t>, or add to an existing figure</w:t>
        </w:r>
      </w:ins>
      <w:ins w:id="397" w:author="kim" w:date="2020-02-04T12:05:00Z">
        <w:r>
          <w:rPr>
            <w:lang w:eastAsia="en-CA"/>
          </w:rPr>
          <w:t>)</w:t>
        </w:r>
      </w:ins>
      <w:ins w:id="398" w:author="kim" w:date="2020-02-04T11:59:00Z">
        <w:r>
          <w:rPr>
            <w:lang w:eastAsia="en-CA"/>
          </w:rPr>
          <w:t xml:space="preserve">. </w:t>
        </w:r>
      </w:ins>
      <w:del w:id="399" w:author="kim" w:date="2020-02-04T11:59:00Z">
        <w:r w:rsidR="00BA1586" w:rsidRPr="00BA1586" w:rsidDel="0028726C">
          <w:rPr>
            <w:lang w:eastAsia="en-CA"/>
          </w:rPr>
          <w:delText>(&gt;30 networks with at least 10 of each type).</w:delText>
        </w:r>
      </w:del>
      <w:r w:rsidR="00BA1586" w:rsidRPr="00BA1586">
        <w:rPr>
          <w:lang w:eastAsia="en-CA"/>
        </w:rPr>
        <w:t xml:space="preserve"> A total of 662 multiple regression models were developed (test species x ecoregion), of which 634 were significant </w:t>
      </w:r>
      <w:del w:id="400" w:author="kim" w:date="2020-02-04T12:01:00Z">
        <w:r w:rsidR="00BA1586" w:rsidRPr="00BA1586" w:rsidDel="0028726C">
          <w:rPr>
            <w:lang w:eastAsia="en-CA"/>
          </w:rPr>
          <w:delText xml:space="preserve">overall </w:delText>
        </w:r>
      </w:del>
      <w:r w:rsidR="00BA1586" w:rsidRPr="00BA1586">
        <w:rPr>
          <w:lang w:eastAsia="en-CA"/>
        </w:rPr>
        <w:t>based on an F-test (</w:t>
      </w:r>
      <w:r w:rsidR="00E73255" w:rsidRPr="00BA1586">
        <w:rPr>
          <w:lang w:eastAsia="en-CA"/>
        </w:rPr>
        <w:t>Bonferroni</w:t>
      </w:r>
      <w:r w:rsidR="00BA1586" w:rsidRPr="00BA1586">
        <w:rPr>
          <w:lang w:eastAsia="en-CA"/>
        </w:rPr>
        <w:t xml:space="preserve"> corrected p-value ≤ 0.0001). In general, there was a </w:t>
      </w:r>
      <w:commentRangeStart w:id="401"/>
      <w:r w:rsidR="00BA1586" w:rsidRPr="00BA1586">
        <w:rPr>
          <w:lang w:eastAsia="en-CA"/>
        </w:rPr>
        <w:t>moderate</w:t>
      </w:r>
      <w:commentRangeEnd w:id="401"/>
      <w:r>
        <w:rPr>
          <w:rStyle w:val="CommentReference"/>
        </w:rPr>
        <w:commentReference w:id="401"/>
      </w:r>
      <w:r w:rsidR="00BA1586" w:rsidRPr="00BA1586">
        <w:rPr>
          <w:lang w:eastAsia="en-CA"/>
        </w:rPr>
        <w:t xml:space="preserve"> to strong positive linear relationship (</w:t>
      </w:r>
      <w:commentRangeStart w:id="402"/>
      <w:r w:rsidR="00BA1586" w:rsidRPr="00BA1586">
        <w:rPr>
          <w:lang w:eastAsia="en-CA"/>
        </w:rPr>
        <w:t>adjusted R</w:t>
      </w:r>
      <w:r w:rsidR="00BA1586" w:rsidRPr="00BA1586">
        <w:rPr>
          <w:vertAlign w:val="superscript"/>
          <w:lang w:eastAsia="en-CA"/>
        </w:rPr>
        <w:t>2</w:t>
      </w:r>
      <w:r w:rsidR="00BA1586" w:rsidRPr="00BA1586">
        <w:rPr>
          <w:lang w:eastAsia="en-CA"/>
        </w:rPr>
        <w:t xml:space="preserve"> &gt; 0.2</w:t>
      </w:r>
      <w:commentRangeEnd w:id="402"/>
      <w:r w:rsidR="00E7273A">
        <w:rPr>
          <w:rStyle w:val="CommentReference"/>
        </w:rPr>
        <w:commentReference w:id="402"/>
      </w:r>
      <w:r w:rsidR="00BA1586" w:rsidRPr="00BA1586">
        <w:rPr>
          <w:lang w:eastAsia="en-CA"/>
        </w:rPr>
        <w:t>) between the representativeness of test species and the representativeness of the four surrogates for 79% of models</w:t>
      </w:r>
      <w:ins w:id="403" w:author="kim" w:date="2020-02-04T13:16:00Z">
        <w:r w:rsidR="00E7273A">
          <w:rPr>
            <w:lang w:eastAsia="en-CA"/>
          </w:rPr>
          <w:t xml:space="preserve">, with the strongest relationships </w:t>
        </w:r>
      </w:ins>
      <w:ins w:id="404" w:author="kim" w:date="2020-02-04T13:17:00Z">
        <w:r w:rsidR="00E7273A">
          <w:rPr>
            <w:lang w:eastAsia="en-CA"/>
          </w:rPr>
          <w:t>in th</w:t>
        </w:r>
      </w:ins>
      <w:ins w:id="405" w:author="kim" w:date="2020-02-04T13:18:00Z">
        <w:r w:rsidR="00E7273A">
          <w:rPr>
            <w:lang w:eastAsia="en-CA"/>
          </w:rPr>
          <w:t>e Boreal Shield and Taiga Plains ecozones</w:t>
        </w:r>
      </w:ins>
      <w:ins w:id="406" w:author="kim" w:date="2020-02-04T13:14:00Z">
        <w:r w:rsidR="00E7273A">
          <w:rPr>
            <w:lang w:eastAsia="en-CA"/>
          </w:rPr>
          <w:t xml:space="preserve"> &lt;insert</w:t>
        </w:r>
      </w:ins>
      <w:r w:rsidR="00BA1586" w:rsidRPr="00BA1586">
        <w:rPr>
          <w:lang w:eastAsia="en-CA"/>
        </w:rPr>
        <w:t xml:space="preserve"> </w:t>
      </w:r>
      <w:ins w:id="407" w:author="kim" w:date="2020-02-04T13:14:00Z">
        <w:r w:rsidR="00E7273A">
          <w:rPr>
            <w:lang w:eastAsia="en-CA"/>
          </w:rPr>
          <w:t xml:space="preserve">Figure X (see below) &gt; </w:t>
        </w:r>
      </w:ins>
      <w:r w:rsidR="00BA1586" w:rsidRPr="00BA1586">
        <w:rPr>
          <w:lang w:eastAsia="en-CA"/>
        </w:rPr>
        <w:t xml:space="preserve">(Table 3; supp info). </w:t>
      </w:r>
      <w:commentRangeStart w:id="408"/>
      <w:r w:rsidR="00BA1586" w:rsidRPr="00E7273A">
        <w:rPr>
          <w:strike/>
          <w:lang w:eastAsia="en-CA"/>
          <w:rPrChange w:id="409" w:author="kim" w:date="2020-02-04T13:22:00Z">
            <w:rPr>
              <w:lang w:eastAsia="en-CA"/>
            </w:rPr>
          </w:rPrChange>
        </w:rPr>
        <w:t>CMI and LCC were the most important surrogates across all test species in 204 regression models each and for songbird species for 154 and 141 of 470 models, respectively (Table 4; supp info). In contrast, LED was the most important variable for waterfowl (64 of 192 models) and least important for songbirds (11% of models).</w:t>
      </w:r>
      <w:r w:rsidR="00BA1586" w:rsidRPr="00BA1586">
        <w:rPr>
          <w:lang w:eastAsia="en-CA"/>
        </w:rPr>
        <w:t xml:space="preserve"> </w:t>
      </w:r>
      <w:commentRangeEnd w:id="408"/>
      <w:r w:rsidR="00E7273A">
        <w:rPr>
          <w:rStyle w:val="CommentReference"/>
        </w:rPr>
        <w:commentReference w:id="408"/>
      </w:r>
      <w:del w:id="410" w:author="kim" w:date="2020-02-04T13:01:00Z">
        <w:r w:rsidR="00BA1586" w:rsidRPr="00BA1586" w:rsidDel="005F0351">
          <w:rPr>
            <w:lang w:eastAsia="en-CA"/>
          </w:rPr>
          <w:delText xml:space="preserve">Among ecoregions, there were nine where the effectiveness of surrogates was moderate to strong for all 18 test species. In addition, there were 28 ecoregions where at least 75% of test species had moderate to strong relationship with surrogates. Conversely, there were three ecoregions, located in the western boreal region, where less than half of the test species had moderate to strong relationships with surrogates. </w:delText>
        </w:r>
      </w:del>
      <w:del w:id="411" w:author="kim" w:date="2020-02-04T13:20:00Z">
        <w:r w:rsidR="00BA1586" w:rsidRPr="00BA1586" w:rsidDel="00E7273A">
          <w:rPr>
            <w:lang w:eastAsia="en-CA"/>
          </w:rPr>
          <w:delText>In general, the strength of the relationship between test species and surrogates was weaker in the 17 ecoregions located in the western ecozones</w:delText>
        </w:r>
      </w:del>
      <w:ins w:id="412" w:author="kim" w:date="2020-02-04T13:03:00Z">
        <w:del w:id="413" w:author="kim" w:date="2020-02-04T13:20:00Z">
          <w:r w:rsidR="005F0351" w:rsidDel="00E7273A">
            <w:rPr>
              <w:lang w:eastAsia="en-CA"/>
            </w:rPr>
            <w:delText xml:space="preserve"> (N=17 ecoregions) and Newfoundland</w:delText>
          </w:r>
        </w:del>
      </w:ins>
      <w:del w:id="414" w:author="kim" w:date="2020-02-04T13:20:00Z">
        <w:r w:rsidR="00BA1586" w:rsidRPr="00BA1586" w:rsidDel="00E7273A">
          <w:rPr>
            <w:lang w:eastAsia="en-CA"/>
          </w:rPr>
          <w:delText xml:space="preserve"> (</w:delText>
        </w:r>
        <w:commentRangeStart w:id="415"/>
        <w:r w:rsidR="00BA1586" w:rsidRPr="00BA1586" w:rsidDel="00E7273A">
          <w:rPr>
            <w:lang w:eastAsia="en-CA"/>
          </w:rPr>
          <w:delText>adjusted R</w:delText>
        </w:r>
        <w:r w:rsidR="00BA1586" w:rsidRPr="00BA1586" w:rsidDel="00E7273A">
          <w:rPr>
            <w:vertAlign w:val="superscript"/>
            <w:lang w:eastAsia="en-CA"/>
          </w:rPr>
          <w:delText>2</w:delText>
        </w:r>
        <w:r w:rsidR="00BA1586" w:rsidRPr="00BA1586" w:rsidDel="00E7273A">
          <w:rPr>
            <w:lang w:eastAsia="en-CA"/>
          </w:rPr>
          <w:delText>=0.37</w:delText>
        </w:r>
        <w:commentRangeEnd w:id="415"/>
        <w:r w:rsidR="005F0351" w:rsidDel="00E7273A">
          <w:rPr>
            <w:rStyle w:val="CommentReference"/>
          </w:rPr>
          <w:commentReference w:id="415"/>
        </w:r>
      </w:del>
      <w:ins w:id="416" w:author="kim" w:date="2020-02-04T13:04:00Z">
        <w:del w:id="417" w:author="kim" w:date="2020-02-04T13:20:00Z">
          <w:r w:rsidR="005F0351" w:rsidDel="00E7273A">
            <w:rPr>
              <w:lang w:eastAsia="en-CA"/>
            </w:rPr>
            <w:delText xml:space="preserve"> and </w:delText>
          </w:r>
        </w:del>
      </w:ins>
      <w:ins w:id="418" w:author="kim" w:date="2020-02-04T13:03:00Z">
        <w:del w:id="419" w:author="kim" w:date="2020-02-04T13:20:00Z">
          <w:r w:rsidR="005F0351" w:rsidDel="00E7273A">
            <w:rPr>
              <w:lang w:eastAsia="en-CA"/>
            </w:rPr>
            <w:delText>0.39</w:delText>
          </w:r>
        </w:del>
      </w:ins>
      <w:ins w:id="420" w:author="kim" w:date="2020-02-04T13:04:00Z">
        <w:del w:id="421" w:author="kim" w:date="2020-02-04T13:20:00Z">
          <w:r w:rsidR="005F0351" w:rsidDel="00E7273A">
            <w:rPr>
              <w:lang w:eastAsia="en-CA"/>
            </w:rPr>
            <w:delText>, respectively</w:delText>
          </w:r>
        </w:del>
      </w:ins>
      <w:del w:id="422" w:author="kim" w:date="2020-02-04T13:20:00Z">
        <w:r w:rsidR="00BA1586" w:rsidRPr="00BA1586" w:rsidDel="00E7273A">
          <w:rPr>
            <w:lang w:eastAsia="en-CA"/>
          </w:rPr>
          <w:delText>) versus the rest of the boreal except for Newfoundland (adjusted R</w:delText>
        </w:r>
        <w:r w:rsidR="00BA1586" w:rsidRPr="00BA1586" w:rsidDel="00E7273A">
          <w:rPr>
            <w:vertAlign w:val="superscript"/>
            <w:lang w:eastAsia="en-CA"/>
          </w:rPr>
          <w:delText>2</w:delText>
        </w:r>
        <w:r w:rsidR="00BA1586" w:rsidRPr="00BA1586" w:rsidDel="00E7273A">
          <w:rPr>
            <w:lang w:eastAsia="en-CA"/>
          </w:rPr>
          <w:delText>=0.48</w:delText>
        </w:r>
      </w:del>
      <w:ins w:id="423" w:author="kim" w:date="2020-02-04T13:03:00Z">
        <w:del w:id="424" w:author="kim" w:date="2020-02-04T13:20:00Z">
          <w:r w:rsidR="005F0351" w:rsidDel="00E7273A">
            <w:rPr>
              <w:lang w:eastAsia="en-CA"/>
            </w:rPr>
            <w:delText>; N = x ecoregions</w:delText>
          </w:r>
        </w:del>
      </w:ins>
      <w:del w:id="425" w:author="kim" w:date="2020-02-04T13:20:00Z">
        <w:r w:rsidR="00BA1586" w:rsidRPr="00BA1586" w:rsidDel="00E7273A">
          <w:rPr>
            <w:lang w:eastAsia="en-CA"/>
          </w:rPr>
          <w:delText>). In Newfoundland, the strength of the relationship was similar to the western ecoregions (adjusted R</w:delText>
        </w:r>
        <w:r w:rsidR="00BA1586" w:rsidRPr="00BA1586" w:rsidDel="00E7273A">
          <w:rPr>
            <w:vertAlign w:val="superscript"/>
            <w:lang w:eastAsia="en-CA"/>
          </w:rPr>
          <w:delText>2</w:delText>
        </w:r>
        <w:r w:rsidR="00BA1586" w:rsidRPr="00BA1586" w:rsidDel="00E7273A">
          <w:rPr>
            <w:lang w:eastAsia="en-CA"/>
          </w:rPr>
          <w:delText xml:space="preserve">=0.39). In terms of consistency, the ecoregions located within the </w:delText>
        </w:r>
        <w:commentRangeStart w:id="426"/>
        <w:r w:rsidR="00BA1586" w:rsidRPr="00BA1586" w:rsidDel="00E7273A">
          <w:rPr>
            <w:lang w:eastAsia="en-CA"/>
          </w:rPr>
          <w:delText xml:space="preserve">Boreal Shield A and Taiga Plains ecozones </w:delText>
        </w:r>
        <w:commentRangeEnd w:id="426"/>
        <w:r w:rsidR="0097790D" w:rsidDel="00E7273A">
          <w:rPr>
            <w:rStyle w:val="CommentReference"/>
          </w:rPr>
          <w:commentReference w:id="426"/>
        </w:r>
        <w:r w:rsidR="00BA1586" w:rsidRPr="00BA1586" w:rsidDel="00E7273A">
          <w:rPr>
            <w:lang w:eastAsia="en-CA"/>
          </w:rPr>
          <w:delText>had the highest average strength across all test species with adjusted R</w:delText>
        </w:r>
        <w:r w:rsidR="00BA1586" w:rsidRPr="00BA1586" w:rsidDel="00E7273A">
          <w:rPr>
            <w:vertAlign w:val="superscript"/>
            <w:lang w:eastAsia="en-CA"/>
          </w:rPr>
          <w:delText>2</w:delText>
        </w:r>
        <w:r w:rsidR="00BA1586" w:rsidRPr="00BA1586" w:rsidDel="00E7273A">
          <w:rPr>
            <w:lang w:eastAsia="en-CA"/>
          </w:rPr>
          <w:delText xml:space="preserve"> values </w:delText>
        </w:r>
        <w:commentRangeStart w:id="427"/>
        <w:r w:rsidR="00BA1586" w:rsidRPr="00BA1586" w:rsidDel="00E7273A">
          <w:rPr>
            <w:lang w:eastAsia="en-CA"/>
          </w:rPr>
          <w:delText>of 0.53 and 0.51</w:delText>
        </w:r>
        <w:commentRangeEnd w:id="427"/>
        <w:r w:rsidR="005F0351" w:rsidDel="00E7273A">
          <w:rPr>
            <w:rStyle w:val="CommentReference"/>
          </w:rPr>
          <w:commentReference w:id="427"/>
        </w:r>
        <w:r w:rsidR="00BA1586" w:rsidRPr="00BA1586" w:rsidDel="00E7273A">
          <w:rPr>
            <w:lang w:eastAsia="en-CA"/>
          </w:rPr>
          <w:delText>, respectively. Moreover, the strength of the relationships was moderate to strong for 84% and 83% of the ecoregions within those two ecozones, respectively. On the other hand, the ecoregions located within the Montane Cordillera ecozone had the lowest average strength (adjusted R</w:delText>
        </w:r>
        <w:r w:rsidR="00BA1586" w:rsidRPr="00BA1586" w:rsidDel="00E7273A">
          <w:rPr>
            <w:vertAlign w:val="superscript"/>
            <w:lang w:eastAsia="en-CA"/>
          </w:rPr>
          <w:delText>2</w:delText>
        </w:r>
        <w:r w:rsidR="00BA1586" w:rsidRPr="00BA1586" w:rsidDel="00E7273A">
          <w:rPr>
            <w:lang w:eastAsia="en-CA"/>
          </w:rPr>
          <w:delText>=0.28) across all species, as well as the lowest number of ecoregions with moderate to strong relationships (55%).</w:delText>
        </w:r>
      </w:del>
    </w:p>
    <w:p w14:paraId="00E47A5C" w14:textId="499DBFE0" w:rsidR="005F0351" w:rsidRDefault="005F0351" w:rsidP="00E73255">
      <w:pPr>
        <w:rPr>
          <w:ins w:id="428" w:author="kim" w:date="2020-02-04T13:11:00Z"/>
          <w:lang w:eastAsia="en-CA"/>
        </w:rPr>
      </w:pPr>
    </w:p>
    <w:p w14:paraId="43D6C778" w14:textId="7AED8A94" w:rsidR="005F0351" w:rsidRDefault="005F0351" w:rsidP="00E73255">
      <w:pPr>
        <w:rPr>
          <w:ins w:id="429" w:author="kim" w:date="2020-02-04T13:12:00Z"/>
          <w:lang w:eastAsia="en-CA"/>
        </w:rPr>
      </w:pPr>
      <w:ins w:id="430" w:author="kim" w:date="2020-02-04T13:11:00Z">
        <w:r>
          <w:rPr>
            <w:noProof/>
          </w:rPr>
          <w:lastRenderedPageBreak/>
          <w:drawing>
            <wp:inline distT="0" distB="0" distL="0" distR="0" wp14:anchorId="2136B406" wp14:editId="22ED0BE1">
              <wp:extent cx="5631180" cy="299589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308" t="44444" r="10641" b="6325"/>
                      <a:stretch/>
                    </pic:blipFill>
                    <pic:spPr bwMode="auto">
                      <a:xfrm>
                        <a:off x="0" y="0"/>
                        <a:ext cx="5648893" cy="3005323"/>
                      </a:xfrm>
                      <a:prstGeom prst="rect">
                        <a:avLst/>
                      </a:prstGeom>
                      <a:ln>
                        <a:noFill/>
                      </a:ln>
                      <a:extLst>
                        <a:ext uri="{53640926-AAD7-44D8-BBD7-CCE9431645EC}">
                          <a14:shadowObscured xmlns:a14="http://schemas.microsoft.com/office/drawing/2010/main"/>
                        </a:ext>
                      </a:extLst>
                    </pic:spPr>
                  </pic:pic>
                </a:graphicData>
              </a:graphic>
            </wp:inline>
          </w:drawing>
        </w:r>
      </w:ins>
    </w:p>
    <w:p w14:paraId="05EA59CA" w14:textId="2E905129" w:rsidR="00E7273A" w:rsidRPr="00BA1586" w:rsidRDefault="00E7273A" w:rsidP="00E73255">
      <w:pPr>
        <w:rPr>
          <w:lang w:eastAsia="en-CA"/>
        </w:rPr>
      </w:pPr>
      <w:ins w:id="431" w:author="kim" w:date="2020-02-04T13:12:00Z">
        <w:r>
          <w:rPr>
            <w:lang w:eastAsia="en-CA"/>
          </w:rPr>
          <w:t>Figure X. Add ecozones, change R-squared to mean adjusted R-squared.</w:t>
        </w:r>
      </w:ins>
    </w:p>
    <w:p w14:paraId="2BBD20EC"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11A4BC3A" w14:textId="77777777" w:rsidR="00BA1586" w:rsidRPr="00BA1586" w:rsidRDefault="00BA1586" w:rsidP="00E73255">
      <w:pPr>
        <w:jc w:val="center"/>
        <w:rPr>
          <w:rFonts w:ascii="Calibri" w:eastAsia="Times New Roman" w:hAnsi="Calibri" w:cs="Calibri"/>
          <w:lang w:eastAsia="en-CA"/>
        </w:rPr>
      </w:pPr>
      <w:r w:rsidRPr="00BA1586">
        <w:rPr>
          <w:rFonts w:ascii="Calibri" w:eastAsia="Times New Roman" w:hAnsi="Calibri" w:cs="Calibri"/>
          <w:b/>
          <w:bCs/>
          <w:lang w:eastAsia="en-CA"/>
        </w:rPr>
        <w:t>Tables 3 &amp; 4</w:t>
      </w:r>
    </w:p>
    <w:p w14:paraId="77D5C346"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5EB15C33" w14:textId="0A4F1E4E" w:rsidR="00BA1586" w:rsidRPr="00BA1586" w:rsidRDefault="00D03EF5" w:rsidP="00E73255">
      <w:pPr>
        <w:rPr>
          <w:rFonts w:ascii="Calibri Light" w:eastAsia="Times New Roman" w:hAnsi="Calibri Light" w:cs="Calibri Light"/>
          <w:lang w:eastAsia="en-CA"/>
        </w:rPr>
      </w:pPr>
      <w:ins w:id="432" w:author="kim" w:date="2020-02-04T13:42:00Z">
        <w:r>
          <w:rPr>
            <w:rFonts w:ascii="Calibri Light" w:eastAsia="Times New Roman" w:hAnsi="Calibri Light" w:cs="Calibri Light"/>
            <w:b/>
            <w:bCs/>
            <w:lang w:eastAsia="en-CA"/>
          </w:rPr>
          <w:t xml:space="preserve">Individual </w:t>
        </w:r>
      </w:ins>
      <w:r w:rsidR="00BA1586" w:rsidRPr="00BA1586">
        <w:rPr>
          <w:rFonts w:ascii="Calibri Light" w:eastAsia="Times New Roman" w:hAnsi="Calibri Light" w:cs="Calibri Light"/>
          <w:b/>
          <w:bCs/>
          <w:lang w:eastAsia="en-CA"/>
        </w:rPr>
        <w:t>Songbirds</w:t>
      </w:r>
    </w:p>
    <w:p w14:paraId="552AEF76"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6B316106" w14:textId="5C32DE33" w:rsidR="00BA1586" w:rsidRDefault="00BA1586" w:rsidP="00E73255">
      <w:pPr>
        <w:rPr>
          <w:ins w:id="433" w:author="kim [3]" w:date="2020-02-04T14:16:00Z"/>
          <w:rFonts w:ascii="Calibri" w:eastAsia="Times New Roman" w:hAnsi="Calibri" w:cs="Calibri"/>
          <w:lang w:eastAsia="en-CA"/>
        </w:rPr>
      </w:pPr>
      <w:commentRangeStart w:id="434"/>
      <w:r w:rsidRPr="00BA1586">
        <w:rPr>
          <w:rFonts w:ascii="Calibri" w:eastAsia="Times New Roman" w:hAnsi="Calibri" w:cs="Calibri"/>
          <w:lang w:val="en-CA" w:eastAsia="en-CA"/>
        </w:rPr>
        <w:t xml:space="preserve">The number of </w:t>
      </w:r>
      <w:ins w:id="435" w:author="kim" w:date="2020-02-04T13:46:00Z">
        <w:r w:rsidR="00D03EF5">
          <w:rPr>
            <w:rFonts w:ascii="Calibri" w:eastAsia="Times New Roman" w:hAnsi="Calibri" w:cs="Calibri"/>
            <w:lang w:val="en-CA" w:eastAsia="en-CA"/>
          </w:rPr>
          <w:t xml:space="preserve">individual species per ecoregion </w:t>
        </w:r>
      </w:ins>
      <w:ins w:id="436" w:author="kim" w:date="2020-02-04T13:47:00Z">
        <w:r w:rsidR="00D03EF5">
          <w:rPr>
            <w:rFonts w:ascii="Calibri" w:eastAsia="Times New Roman" w:hAnsi="Calibri" w:cs="Calibri"/>
            <w:lang w:val="en-CA" w:eastAsia="en-CA"/>
          </w:rPr>
          <w:t xml:space="preserve">varied across the boreal, ranging from X to Y </w:t>
        </w:r>
        <w:r w:rsidR="004628B6">
          <w:rPr>
            <w:rFonts w:ascii="Calibri" w:eastAsia="Times New Roman" w:hAnsi="Calibri" w:cs="Calibri"/>
            <w:lang w:val="en-CA" w:eastAsia="en-CA"/>
          </w:rPr>
          <w:t xml:space="preserve">(median = Z; Table 2). </w:t>
        </w:r>
      </w:ins>
      <w:commentRangeEnd w:id="434"/>
      <w:ins w:id="437" w:author="kim" w:date="2020-02-04T13:49:00Z">
        <w:r w:rsidR="004628B6">
          <w:rPr>
            <w:rStyle w:val="CommentReference"/>
          </w:rPr>
          <w:commentReference w:id="434"/>
        </w:r>
      </w:ins>
      <w:del w:id="438" w:author="kim" w:date="2020-02-04T13:47:00Z">
        <w:r w:rsidRPr="00BA1586" w:rsidDel="004628B6">
          <w:rPr>
            <w:rFonts w:ascii="Calibri" w:eastAsia="Times New Roman" w:hAnsi="Calibri" w:cs="Calibri"/>
            <w:lang w:val="en-CA" w:eastAsia="en-CA"/>
          </w:rPr>
          <w:delText>ecoregion-level songbird-surrogate models developed varied by species depending on their geographic distribution</w:delText>
        </w:r>
      </w:del>
      <w:ins w:id="439" w:author="kim" w:date="2020-02-04T13:37:00Z">
        <w:del w:id="440" w:author="kim" w:date="2020-02-04T13:47:00Z">
          <w:r w:rsidR="00D03EF5" w:rsidDel="004628B6">
            <w:rPr>
              <w:rFonts w:ascii="Calibri" w:eastAsia="Times New Roman" w:hAnsi="Calibri" w:cs="Calibri"/>
              <w:lang w:val="en-CA" w:eastAsia="en-CA"/>
            </w:rPr>
            <w:delText xml:space="preserve">, with the number of species per </w:delText>
          </w:r>
        </w:del>
      </w:ins>
      <w:ins w:id="441" w:author="kim" w:date="2020-02-04T13:45:00Z">
        <w:del w:id="442" w:author="kim" w:date="2020-02-04T13:47:00Z">
          <w:r w:rsidR="00D03EF5" w:rsidDel="004628B6">
            <w:rPr>
              <w:rFonts w:ascii="Calibri" w:eastAsia="Times New Roman" w:hAnsi="Calibri" w:cs="Calibri"/>
              <w:lang w:val="en-CA" w:eastAsia="en-CA"/>
            </w:rPr>
            <w:delText>eco</w:delText>
          </w:r>
        </w:del>
      </w:ins>
      <w:ins w:id="443" w:author="kim" w:date="2020-02-04T13:37:00Z">
        <w:del w:id="444" w:author="kim" w:date="2020-02-04T13:47:00Z">
          <w:r w:rsidR="00D03EF5" w:rsidDel="004628B6">
            <w:rPr>
              <w:rFonts w:ascii="Calibri" w:eastAsia="Times New Roman" w:hAnsi="Calibri" w:cs="Calibri"/>
              <w:lang w:val="en-CA" w:eastAsia="en-CA"/>
            </w:rPr>
            <w:delText xml:space="preserve">region ranging from X to Y (median = ; </w:delText>
          </w:r>
        </w:del>
      </w:ins>
      <w:commentRangeStart w:id="445"/>
      <w:ins w:id="446" w:author="kim" w:date="2020-02-04T13:41:00Z">
        <w:del w:id="447" w:author="kim" w:date="2020-02-04T13:47:00Z">
          <w:r w:rsidR="00D03EF5" w:rsidDel="004628B6">
            <w:rPr>
              <w:rFonts w:ascii="Calibri" w:eastAsia="Times New Roman" w:hAnsi="Calibri" w:cs="Calibri"/>
              <w:lang w:val="en-CA" w:eastAsia="en-CA"/>
            </w:rPr>
            <w:delText>Table 2</w:delText>
          </w:r>
          <w:commentRangeEnd w:id="445"/>
          <w:r w:rsidR="00D03EF5" w:rsidDel="004628B6">
            <w:rPr>
              <w:rStyle w:val="CommentReference"/>
            </w:rPr>
            <w:commentReference w:id="445"/>
          </w:r>
          <w:r w:rsidR="00D03EF5" w:rsidDel="004628B6">
            <w:rPr>
              <w:rFonts w:ascii="Calibri" w:eastAsia="Times New Roman" w:hAnsi="Calibri" w:cs="Calibri"/>
              <w:lang w:val="en-CA" w:eastAsia="en-CA"/>
            </w:rPr>
            <w:delText>)</w:delText>
          </w:r>
        </w:del>
      </w:ins>
      <w:del w:id="448" w:author="kim" w:date="2020-02-04T13:47:00Z">
        <w:r w:rsidRPr="00BA1586" w:rsidDel="004628B6">
          <w:rPr>
            <w:rFonts w:ascii="Calibri" w:eastAsia="Times New Roman" w:hAnsi="Calibri" w:cs="Calibri"/>
            <w:lang w:val="en-CA" w:eastAsia="en-CA"/>
          </w:rPr>
          <w:delText xml:space="preserve">. </w:delText>
        </w:r>
        <w:commentRangeStart w:id="449"/>
        <w:commentRangeStart w:id="450"/>
        <w:r w:rsidRPr="00BA1586" w:rsidDel="004628B6">
          <w:rPr>
            <w:rFonts w:ascii="Calibri" w:eastAsia="Times New Roman" w:hAnsi="Calibri" w:cs="Calibri"/>
            <w:lang w:val="en-CA" w:eastAsia="en-CA"/>
          </w:rPr>
          <w:delText xml:space="preserve">The </w:delText>
        </w:r>
      </w:del>
      <w:del w:id="451" w:author="kim" w:date="2020-02-04T13:42:00Z">
        <w:r w:rsidRPr="00BA1586" w:rsidDel="00D03EF5">
          <w:rPr>
            <w:rFonts w:ascii="Calibri" w:eastAsia="Times New Roman" w:hAnsi="Calibri" w:cs="Calibri"/>
            <w:lang w:val="en-CA" w:eastAsia="en-CA"/>
          </w:rPr>
          <w:delText xml:space="preserve">four warbler species, in particular, had more restricted distributions and, consequently, models were developed for only 6 to 16 ecoregions depending on the species. Brown Creeper was present in 20 ecoregions while the remaining species were more widely distributed and models were developed for 39 to 48 of the study ecoregions. </w:delText>
        </w:r>
      </w:del>
      <w:commentRangeEnd w:id="449"/>
      <w:r w:rsidR="00D03EF5">
        <w:rPr>
          <w:rStyle w:val="CommentReference"/>
        </w:rPr>
        <w:commentReference w:id="449"/>
      </w:r>
      <w:commentRangeEnd w:id="450"/>
      <w:r w:rsidR="00D03EF5">
        <w:rPr>
          <w:rStyle w:val="CommentReference"/>
        </w:rPr>
        <w:commentReference w:id="450"/>
      </w:r>
      <w:r w:rsidRPr="00BA1586">
        <w:rPr>
          <w:rFonts w:ascii="Calibri" w:eastAsia="Times New Roman" w:hAnsi="Calibri" w:cs="Calibri"/>
          <w:lang w:val="en-CA" w:eastAsia="en-CA"/>
        </w:rPr>
        <w:t xml:space="preserve">On average, the strength of the relationship between individual species and surrogates across all ecoregions was </w:t>
      </w:r>
      <w:commentRangeStart w:id="452"/>
      <w:r w:rsidRPr="00BA1586">
        <w:rPr>
          <w:rFonts w:ascii="Calibri" w:eastAsia="Times New Roman" w:hAnsi="Calibri" w:cs="Calibri"/>
          <w:lang w:val="en-CA" w:eastAsia="en-CA"/>
        </w:rPr>
        <w:t>moderate</w:t>
      </w:r>
      <w:ins w:id="453" w:author="kim" w:date="2020-02-04T13:59:00Z">
        <w:r w:rsidR="000C7A9E">
          <w:rPr>
            <w:rFonts w:ascii="Calibri" w:eastAsia="Times New Roman" w:hAnsi="Calibri" w:cs="Calibri"/>
            <w:lang w:val="en-CA" w:eastAsia="en-CA"/>
          </w:rPr>
          <w:t xml:space="preserve"> to</w:t>
        </w:r>
      </w:ins>
      <w:ins w:id="454" w:author="kim" w:date="2020-02-04T14:00:00Z">
        <w:r w:rsidR="000C7A9E">
          <w:rPr>
            <w:rFonts w:ascii="Calibri" w:eastAsia="Times New Roman" w:hAnsi="Calibri" w:cs="Calibri"/>
            <w:lang w:val="en-CA" w:eastAsia="en-CA"/>
          </w:rPr>
          <w:t xml:space="preserve"> </w:t>
        </w:r>
        <w:proofErr w:type="gramStart"/>
        <w:r w:rsidR="000C7A9E">
          <w:rPr>
            <w:rFonts w:ascii="Calibri" w:eastAsia="Times New Roman" w:hAnsi="Calibri" w:cs="Calibri"/>
            <w:lang w:val="en-CA" w:eastAsia="en-CA"/>
          </w:rPr>
          <w:t>strong</w:t>
        </w:r>
      </w:ins>
      <w:ins w:id="455" w:author="kim" w:date="2020-02-04T13:59:00Z">
        <w:r w:rsidR="000C7A9E">
          <w:rPr>
            <w:rFonts w:ascii="Calibri" w:eastAsia="Times New Roman" w:hAnsi="Calibri" w:cs="Calibri"/>
            <w:lang w:val="en-CA" w:eastAsia="en-CA"/>
          </w:rPr>
          <w:t>?</w:t>
        </w:r>
      </w:ins>
      <w:r w:rsidRPr="00BA1586">
        <w:rPr>
          <w:rFonts w:ascii="Calibri" w:eastAsia="Times New Roman" w:hAnsi="Calibri" w:cs="Calibri"/>
          <w:lang w:val="en-CA" w:eastAsia="en-CA"/>
        </w:rPr>
        <w:t>,</w:t>
      </w:r>
      <w:proofErr w:type="gramEnd"/>
      <w:r w:rsidRPr="00BA1586">
        <w:rPr>
          <w:rFonts w:ascii="Calibri" w:eastAsia="Times New Roman" w:hAnsi="Calibri" w:cs="Calibri"/>
          <w:lang w:val="en-CA" w:eastAsia="en-CA"/>
        </w:rPr>
        <w:t xml:space="preserve"> </w:t>
      </w:r>
      <w:commentRangeEnd w:id="452"/>
      <w:r w:rsidR="000C7A9E">
        <w:rPr>
          <w:rStyle w:val="CommentReference"/>
        </w:rPr>
        <w:commentReference w:id="452"/>
      </w:r>
      <w:r w:rsidRPr="00BA1586">
        <w:rPr>
          <w:rFonts w:ascii="Calibri" w:eastAsia="Times New Roman" w:hAnsi="Calibri" w:cs="Calibri"/>
          <w:lang w:val="en-CA" w:eastAsia="en-CA"/>
        </w:rPr>
        <w:t>ranging from a</w:t>
      </w:r>
      <w:del w:id="456" w:author="kim [3]" w:date="2020-02-04T14:12:00Z">
        <w:r w:rsidRPr="00BA1586" w:rsidDel="00F31AAB">
          <w:rPr>
            <w:rFonts w:ascii="Calibri" w:eastAsia="Times New Roman" w:hAnsi="Calibri" w:cs="Calibri"/>
            <w:lang w:val="en-CA" w:eastAsia="en-CA"/>
          </w:rPr>
          <w:delText>n</w:delText>
        </w:r>
      </w:del>
      <w:r w:rsidRPr="00BA1586">
        <w:rPr>
          <w:rFonts w:ascii="Calibri" w:eastAsia="Times New Roman" w:hAnsi="Calibri" w:cs="Calibri"/>
          <w:lang w:val="en-CA" w:eastAsia="en-CA"/>
        </w:rPr>
        <w:t xml:space="preserve"> </w:t>
      </w:r>
      <w:ins w:id="457" w:author="kim [3]" w:date="2020-02-04T14:07:00Z">
        <w:r w:rsidR="000C7A9E">
          <w:rPr>
            <w:rFonts w:ascii="Calibri" w:eastAsia="Times New Roman" w:hAnsi="Calibri" w:cs="Calibri"/>
            <w:lang w:val="en-CA" w:eastAsia="en-CA"/>
          </w:rPr>
          <w:t xml:space="preserve">mean </w:t>
        </w:r>
      </w:ins>
      <w:r w:rsidRPr="00BA1586">
        <w:rPr>
          <w:rFonts w:ascii="Calibri" w:eastAsia="Times New Roman" w:hAnsi="Calibri" w:cs="Calibri"/>
          <w:lang w:val="en-CA" w:eastAsia="en-CA"/>
        </w:rPr>
        <w:t>adjusted R</w:t>
      </w:r>
      <w:r w:rsidRPr="00BA1586">
        <w:rPr>
          <w:rFonts w:ascii="Calibri" w:eastAsia="Times New Roman" w:hAnsi="Calibri" w:cs="Calibri"/>
          <w:vertAlign w:val="superscript"/>
          <w:lang w:val="en-CA" w:eastAsia="en-CA"/>
        </w:rPr>
        <w:t>2</w:t>
      </w:r>
      <w:r w:rsidRPr="00BA1586">
        <w:rPr>
          <w:rFonts w:ascii="Calibri" w:eastAsia="Times New Roman" w:hAnsi="Calibri" w:cs="Calibri"/>
          <w:lang w:val="en-CA" w:eastAsia="en-CA"/>
        </w:rPr>
        <w:t xml:space="preserve"> of 0.38 for Olive-sided Flycatcher to 0.66 for </w:t>
      </w:r>
      <w:proofErr w:type="spellStart"/>
      <w:r w:rsidRPr="00BA1586">
        <w:rPr>
          <w:rFonts w:ascii="Calibri" w:eastAsia="Times New Roman" w:hAnsi="Calibri" w:cs="Calibri"/>
          <w:lang w:val="en-CA" w:eastAsia="en-CA"/>
        </w:rPr>
        <w:t>Blackburnian</w:t>
      </w:r>
      <w:proofErr w:type="spellEnd"/>
      <w:r w:rsidRPr="00BA1586">
        <w:rPr>
          <w:rFonts w:ascii="Calibri" w:eastAsia="Times New Roman" w:hAnsi="Calibri" w:cs="Calibri"/>
          <w:lang w:val="en-CA" w:eastAsia="en-CA"/>
        </w:rPr>
        <w:t xml:space="preserve"> Warbler</w:t>
      </w:r>
      <w:r w:rsidRPr="00BA1586">
        <w:rPr>
          <w:rFonts w:ascii="Calibri" w:eastAsia="Times New Roman" w:hAnsi="Calibri" w:cs="Calibri"/>
          <w:lang w:eastAsia="en-CA"/>
        </w:rPr>
        <w:t xml:space="preserve"> (Table 3; supp info)</w:t>
      </w:r>
      <w:r w:rsidRPr="00BA1586">
        <w:rPr>
          <w:rFonts w:ascii="Calibri" w:eastAsia="Times New Roman" w:hAnsi="Calibri" w:cs="Calibri"/>
          <w:lang w:val="en-CA" w:eastAsia="en-CA"/>
        </w:rPr>
        <w:t xml:space="preserve">. </w:t>
      </w:r>
      <w:r w:rsidRPr="00BA1586">
        <w:rPr>
          <w:rFonts w:ascii="Calibri" w:eastAsia="Times New Roman" w:hAnsi="Calibri" w:cs="Calibri"/>
          <w:lang w:eastAsia="en-CA"/>
        </w:rPr>
        <w:t>In particular, the relationship was strongest for the four warbler species</w:t>
      </w:r>
      <w:ins w:id="458" w:author="kim" w:date="2020-02-04T13:59:00Z">
        <w:r w:rsidR="000C7A9E">
          <w:rPr>
            <w:rFonts w:ascii="Calibri" w:eastAsia="Times New Roman" w:hAnsi="Calibri" w:cs="Calibri"/>
            <w:lang w:eastAsia="en-CA"/>
          </w:rPr>
          <w:t>: BTGN, CAWA, etc.</w:t>
        </w:r>
      </w:ins>
      <w:del w:id="459" w:author="kim" w:date="2020-02-04T13:49:00Z">
        <w:r w:rsidRPr="00BA1586" w:rsidDel="004628B6">
          <w:rPr>
            <w:rFonts w:ascii="Calibri" w:eastAsia="Times New Roman" w:hAnsi="Calibri" w:cs="Calibri"/>
            <w:lang w:eastAsia="en-CA"/>
          </w:rPr>
          <w:delText xml:space="preserve"> that were included in the study</w:delText>
        </w:r>
      </w:del>
      <w:r w:rsidRPr="00BA1586">
        <w:rPr>
          <w:rFonts w:ascii="Calibri" w:eastAsia="Times New Roman" w:hAnsi="Calibri" w:cs="Calibri"/>
          <w:lang w:eastAsia="en-CA"/>
        </w:rPr>
        <w:t xml:space="preserve">. </w:t>
      </w:r>
      <w:commentRangeStart w:id="460"/>
      <w:del w:id="461" w:author="kim" w:date="2020-02-04T13:57:00Z">
        <w:r w:rsidRPr="00BA1586" w:rsidDel="004628B6">
          <w:rPr>
            <w:rFonts w:ascii="Calibri" w:eastAsia="Times New Roman" w:hAnsi="Calibri" w:cs="Calibri"/>
            <w:lang w:eastAsia="en-CA"/>
          </w:rPr>
          <w:delText>For both Black-throated Green Warbler and Canada Warbler, the relationship was moderate to strong in all ecoregions in which they occurred. Similarly, for Blackburnian Warbler and Cape May Warbler, the relationship was moderate to strong in all but one ecoregion in which they occurred</w:delText>
        </w:r>
      </w:del>
      <w:del w:id="462" w:author="kim [3]" w:date="2020-02-04T14:13:00Z">
        <w:r w:rsidRPr="00BA1586" w:rsidDel="00F31AAB">
          <w:rPr>
            <w:rFonts w:ascii="Calibri" w:eastAsia="Times New Roman" w:hAnsi="Calibri" w:cs="Calibri"/>
            <w:lang w:eastAsia="en-CA"/>
          </w:rPr>
          <w:delText xml:space="preserve">. </w:delText>
        </w:r>
        <w:commentRangeEnd w:id="460"/>
        <w:r w:rsidR="004628B6" w:rsidDel="00F31AAB">
          <w:rPr>
            <w:rStyle w:val="CommentReference"/>
          </w:rPr>
          <w:commentReference w:id="460"/>
        </w:r>
        <w:commentRangeStart w:id="463"/>
        <w:r w:rsidRPr="00BA1586" w:rsidDel="00F31AAB">
          <w:rPr>
            <w:rFonts w:ascii="Calibri" w:eastAsia="Times New Roman" w:hAnsi="Calibri" w:cs="Calibri"/>
            <w:lang w:eastAsia="en-CA"/>
          </w:rPr>
          <w:delText xml:space="preserve">The average strength of the relationships was also relatively high for the four warbler species, ranging from 0.52 for Cape May Warbler to 0.66 for Blackburnian Warbler. </w:delText>
        </w:r>
      </w:del>
      <w:commentRangeStart w:id="464"/>
      <w:r w:rsidRPr="00BA1586">
        <w:rPr>
          <w:rFonts w:ascii="Calibri" w:eastAsia="Times New Roman" w:hAnsi="Calibri" w:cs="Calibri"/>
          <w:lang w:eastAsia="en-CA"/>
        </w:rPr>
        <w:t xml:space="preserve">Across all species, the relationship was moderate to strong in 79% of the ecoregions. </w:t>
      </w:r>
      <w:commentRangeEnd w:id="464"/>
      <w:r w:rsidR="000C7A9E">
        <w:rPr>
          <w:rStyle w:val="CommentReference"/>
        </w:rPr>
        <w:commentReference w:id="464"/>
      </w:r>
      <w:r w:rsidRPr="00BA1586">
        <w:rPr>
          <w:rFonts w:ascii="Calibri" w:eastAsia="Times New Roman" w:hAnsi="Calibri" w:cs="Calibri"/>
          <w:lang w:eastAsia="en-CA"/>
        </w:rPr>
        <w:t xml:space="preserve">The strength of the relationship was moderate </w:t>
      </w:r>
      <w:proofErr w:type="spellStart"/>
      <w:r w:rsidRPr="00BA1586">
        <w:rPr>
          <w:rFonts w:ascii="Calibri" w:eastAsia="Times New Roman" w:hAnsi="Calibri" w:cs="Calibri"/>
          <w:lang w:eastAsia="en-CA"/>
        </w:rPr>
        <w:t>to</w:t>
      </w:r>
      <w:proofErr w:type="spellEnd"/>
      <w:r w:rsidRPr="00BA1586">
        <w:rPr>
          <w:rFonts w:ascii="Calibri" w:eastAsia="Times New Roman" w:hAnsi="Calibri" w:cs="Calibri"/>
          <w:lang w:eastAsia="en-CA"/>
        </w:rPr>
        <w:t xml:space="preserve"> strong for over 60% of the ecoregions for all test species, ranging from 64% for the Olive-sided Flycatcher to 100% for Black-throated Green Warbler and Canada Warbler. </w:t>
      </w:r>
      <w:commentRangeStart w:id="465"/>
      <w:r w:rsidRPr="00BA1586">
        <w:rPr>
          <w:rFonts w:ascii="Calibri" w:eastAsia="Times New Roman" w:hAnsi="Calibri" w:cs="Calibri"/>
          <w:lang w:eastAsia="en-CA"/>
        </w:rPr>
        <w:t xml:space="preserve">Twelve of the 18 </w:t>
      </w:r>
      <w:commentRangeEnd w:id="465"/>
      <w:r w:rsidR="000C7A9E">
        <w:rPr>
          <w:rStyle w:val="CommentReference"/>
        </w:rPr>
        <w:commentReference w:id="465"/>
      </w:r>
      <w:r w:rsidRPr="00BA1586">
        <w:rPr>
          <w:rFonts w:ascii="Calibri" w:eastAsia="Times New Roman" w:hAnsi="Calibri" w:cs="Calibri"/>
          <w:lang w:eastAsia="en-CA"/>
        </w:rPr>
        <w:t xml:space="preserve">test species had moderate to strong relationships in at least 75% of the ecoregions in which they occurred. </w:t>
      </w:r>
      <w:r w:rsidRPr="00F31AAB">
        <w:rPr>
          <w:rFonts w:ascii="Calibri" w:eastAsia="Times New Roman" w:hAnsi="Calibri" w:cs="Calibri"/>
          <w:highlight w:val="magenta"/>
          <w:lang w:eastAsia="en-CA"/>
          <w:rPrChange w:id="466" w:author="kim [3]" w:date="2020-02-04T14:16:00Z">
            <w:rPr>
              <w:rFonts w:ascii="Calibri" w:eastAsia="Times New Roman" w:hAnsi="Calibri" w:cs="Calibri"/>
              <w:lang w:eastAsia="en-CA"/>
            </w:rPr>
          </w:rPrChange>
        </w:rPr>
        <w:t>In general, the relationship between surrogates and individual species was relatively strong,</w:t>
      </w:r>
      <w:r w:rsidRPr="00BA1586">
        <w:rPr>
          <w:rFonts w:ascii="Calibri" w:eastAsia="Times New Roman" w:hAnsi="Calibri" w:cs="Calibri"/>
          <w:lang w:eastAsia="en-CA"/>
        </w:rPr>
        <w:t xml:space="preserve"> with only one species, </w:t>
      </w:r>
      <w:r w:rsidRPr="00BA1586">
        <w:rPr>
          <w:rFonts w:ascii="Calibri" w:eastAsia="Times New Roman" w:hAnsi="Calibri" w:cs="Calibri"/>
          <w:lang w:eastAsia="en-CA"/>
        </w:rPr>
        <w:lastRenderedPageBreak/>
        <w:t>Olive-sided Flycatcher, having an average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value less than 0.44. Several other species (Boreal Chickadee, Brown Creeper, </w:t>
      </w:r>
      <w:proofErr w:type="spellStart"/>
      <w:r w:rsidRPr="00BA1586">
        <w:rPr>
          <w:rFonts w:ascii="Calibri" w:eastAsia="Times New Roman" w:hAnsi="Calibri" w:cs="Calibri"/>
          <w:lang w:eastAsia="en-CA"/>
        </w:rPr>
        <w:t>Swainson’s</w:t>
      </w:r>
      <w:proofErr w:type="spellEnd"/>
      <w:r w:rsidRPr="00BA1586">
        <w:rPr>
          <w:rFonts w:ascii="Calibri" w:eastAsia="Times New Roman" w:hAnsi="Calibri" w:cs="Calibri"/>
          <w:lang w:eastAsia="en-CA"/>
        </w:rPr>
        <w:t xml:space="preserve"> Thrush, Pine Grosbeak, and White-winged Crossbill) also had relatively moderate to strong relationships in at least 75% of the ecoregions in which they occurred. The average strength of their relationship with surrogates was also relatively high, ranging between 0.45 for White-winged Crossbill to 0.54 for </w:t>
      </w:r>
      <w:proofErr w:type="spellStart"/>
      <w:r w:rsidRPr="00BA1586">
        <w:rPr>
          <w:rFonts w:ascii="Calibri" w:eastAsia="Times New Roman" w:hAnsi="Calibri" w:cs="Calibri"/>
          <w:lang w:eastAsia="en-CA"/>
        </w:rPr>
        <w:t>Swainson’s</w:t>
      </w:r>
      <w:proofErr w:type="spellEnd"/>
      <w:r w:rsidRPr="00BA1586">
        <w:rPr>
          <w:rFonts w:ascii="Calibri" w:eastAsia="Times New Roman" w:hAnsi="Calibri" w:cs="Calibri"/>
          <w:lang w:eastAsia="en-CA"/>
        </w:rPr>
        <w:t xml:space="preserve"> Thrush. Olive-sided Flycatcher had the lowest overall mean model strength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 0.38) and the lowest proportion of ecoregions with moderate to strong relationships (64%). It had weak relationships (adjusted R</w:t>
      </w:r>
      <w:r w:rsidRPr="00BA1586">
        <w:rPr>
          <w:rFonts w:ascii="Calibri" w:eastAsia="Times New Roman" w:hAnsi="Calibri" w:cs="Calibri"/>
          <w:vertAlign w:val="superscript"/>
          <w:lang w:eastAsia="en-CA"/>
        </w:rPr>
        <w:t xml:space="preserve">2 </w:t>
      </w:r>
      <w:r w:rsidRPr="00BA1586">
        <w:rPr>
          <w:rFonts w:ascii="Calibri" w:eastAsia="Times New Roman" w:hAnsi="Calibri" w:cs="Calibri"/>
          <w:lang w:eastAsia="en-CA"/>
        </w:rPr>
        <w:t xml:space="preserve">&lt; 0.2) in the 14 of 39 ecoregions, with most of these located in the western boreal ecoregions, specifically those located in Taiga Cordillera, Boreal Cordillera, and Montane Cordillera ecozones. </w:t>
      </w:r>
      <w:r w:rsidRPr="00BA1586">
        <w:rPr>
          <w:rFonts w:ascii="Calibri" w:eastAsia="Times New Roman" w:hAnsi="Calibri" w:cs="Calibri"/>
          <w:lang w:val="en-CA" w:eastAsia="en-CA"/>
        </w:rPr>
        <w:t xml:space="preserve">At the ecozone level, the Taiga Plains and </w:t>
      </w:r>
      <w:r w:rsidRPr="00BA1586">
        <w:rPr>
          <w:rFonts w:ascii="Calibri" w:eastAsia="Times New Roman" w:hAnsi="Calibri" w:cs="Calibri"/>
          <w:lang w:eastAsia="en-CA"/>
        </w:rPr>
        <w:t>Boreal Shield A ecozones</w:t>
      </w:r>
      <w:r w:rsidRPr="00BA1586">
        <w:rPr>
          <w:rFonts w:ascii="Calibri" w:eastAsia="Times New Roman" w:hAnsi="Calibri" w:cs="Calibri"/>
          <w:lang w:val="en-CA" w:eastAsia="en-CA"/>
        </w:rPr>
        <w:t xml:space="preserve"> had the highest average model strength across individual species, with </w:t>
      </w:r>
      <w:ins w:id="467" w:author="kim [3]" w:date="2020-02-04T14:15:00Z">
        <w:r w:rsidR="00F31AAB">
          <w:rPr>
            <w:rFonts w:ascii="Calibri" w:eastAsia="Times New Roman" w:hAnsi="Calibri" w:cs="Calibri"/>
            <w:lang w:val="en-CA" w:eastAsia="en-CA"/>
          </w:rPr>
          <w:t xml:space="preserve">mean </w:t>
        </w:r>
      </w:ins>
      <w:r w:rsidRPr="00BA1586">
        <w:rPr>
          <w:rFonts w:ascii="Calibri" w:eastAsia="Times New Roman" w:hAnsi="Calibri" w:cs="Calibri"/>
          <w:lang w:val="en-CA" w:eastAsia="en-CA"/>
        </w:rPr>
        <w:t>adjusted R</w:t>
      </w:r>
      <w:r w:rsidRPr="00BA1586">
        <w:rPr>
          <w:rFonts w:ascii="Calibri" w:eastAsia="Times New Roman" w:hAnsi="Calibri" w:cs="Calibri"/>
          <w:vertAlign w:val="superscript"/>
          <w:lang w:val="en-CA" w:eastAsia="en-CA"/>
        </w:rPr>
        <w:t>2</w:t>
      </w:r>
      <w:r w:rsidRPr="00BA1586">
        <w:rPr>
          <w:rFonts w:ascii="Calibri" w:eastAsia="Times New Roman" w:hAnsi="Calibri" w:cs="Calibri"/>
          <w:lang w:val="en-CA" w:eastAsia="en-CA"/>
        </w:rPr>
        <w:t xml:space="preserve"> values of 0.58 and 0.57, respectively. </w:t>
      </w:r>
      <w:r w:rsidRPr="00F31AAB">
        <w:rPr>
          <w:rFonts w:ascii="Calibri" w:eastAsia="Times New Roman" w:hAnsi="Calibri" w:cs="Calibri"/>
          <w:highlight w:val="magenta"/>
          <w:lang w:val="en-CA" w:eastAsia="en-CA"/>
          <w:rPrChange w:id="468" w:author="kim [3]" w:date="2020-02-04T14:16:00Z">
            <w:rPr>
              <w:rFonts w:ascii="Calibri" w:eastAsia="Times New Roman" w:hAnsi="Calibri" w:cs="Calibri"/>
              <w:lang w:val="en-CA" w:eastAsia="en-CA"/>
            </w:rPr>
          </w:rPrChange>
        </w:rPr>
        <w:t xml:space="preserve">At the ecoregion-level, however, for all songbird species, there was large variability in model strength across ecoregions. </w:t>
      </w:r>
      <w:commentRangeEnd w:id="463"/>
      <w:r w:rsidR="000C7A9E" w:rsidRPr="00F31AAB">
        <w:rPr>
          <w:rStyle w:val="CommentReference"/>
          <w:highlight w:val="magenta"/>
          <w:rPrChange w:id="469" w:author="kim [3]" w:date="2020-02-04T14:16:00Z">
            <w:rPr>
              <w:rStyle w:val="CommentReference"/>
            </w:rPr>
          </w:rPrChange>
        </w:rPr>
        <w:commentReference w:id="463"/>
      </w:r>
      <w:r w:rsidRPr="00BA1586">
        <w:rPr>
          <w:rFonts w:ascii="Calibri" w:eastAsia="Times New Roman" w:hAnsi="Calibri" w:cs="Calibri"/>
          <w:lang w:val="en-CA" w:eastAsia="en-CA"/>
        </w:rPr>
        <w:t xml:space="preserve">Among surrogates, </w:t>
      </w:r>
      <w:r w:rsidRPr="00BA1586">
        <w:rPr>
          <w:rFonts w:ascii="Calibri" w:eastAsia="Times New Roman" w:hAnsi="Calibri" w:cs="Calibri"/>
          <w:lang w:eastAsia="en-CA"/>
        </w:rPr>
        <w:t>CMI and GPP were consistently the most important surrogate across all songbird species, being most important in 127 and 107 models, respectively (Table 4; supp info). In contrast, LED was the most important surrogate in only 10% of the models (36 out of 344 test species x ecoregion models).</w:t>
      </w:r>
    </w:p>
    <w:p w14:paraId="2683348E" w14:textId="2838C510" w:rsidR="00F31AAB" w:rsidRDefault="00F31AAB" w:rsidP="00E73255">
      <w:pPr>
        <w:rPr>
          <w:ins w:id="470" w:author="kim [3]" w:date="2020-02-04T14:16:00Z"/>
          <w:rFonts w:ascii="Calibri" w:eastAsia="Times New Roman" w:hAnsi="Calibri" w:cs="Calibri"/>
          <w:lang w:eastAsia="en-CA"/>
        </w:rPr>
      </w:pPr>
    </w:p>
    <w:p w14:paraId="24ECC7F6" w14:textId="69CD18A9" w:rsidR="00F31AAB" w:rsidRPr="00BA1586" w:rsidRDefault="00F31AAB" w:rsidP="00E73255">
      <w:pPr>
        <w:rPr>
          <w:rFonts w:ascii="Calibri" w:eastAsia="Times New Roman" w:hAnsi="Calibri" w:cs="Calibri"/>
          <w:lang w:eastAsia="en-CA"/>
        </w:rPr>
      </w:pPr>
      <w:ins w:id="471" w:author="kim [3]" w:date="2020-02-04T14:16:00Z">
        <w:r>
          <w:rPr>
            <w:rFonts w:ascii="Calibri" w:eastAsia="Times New Roman" w:hAnsi="Calibri" w:cs="Calibri"/>
            <w:lang w:eastAsia="en-CA"/>
          </w:rPr>
          <w:t xml:space="preserve">I think a figure would also be helpful here … </w:t>
        </w:r>
      </w:ins>
      <w:proofErr w:type="spellStart"/>
      <w:ins w:id="472" w:author="kim [3]" w:date="2020-02-04T14:17:00Z">
        <w:r>
          <w:rPr>
            <w:rFonts w:ascii="Calibri" w:eastAsia="Times New Roman" w:hAnsi="Calibri" w:cs="Calibri"/>
            <w:lang w:eastAsia="en-CA"/>
          </w:rPr>
          <w:t>colour</w:t>
        </w:r>
        <w:proofErr w:type="spellEnd"/>
        <w:r>
          <w:rPr>
            <w:rFonts w:ascii="Calibri" w:eastAsia="Times New Roman" w:hAnsi="Calibri" w:cs="Calibri"/>
            <w:lang w:eastAsia="en-CA"/>
          </w:rPr>
          <w:t xml:space="preserve"> ecoregions by % number of species with R2 &gt;</w:t>
        </w:r>
        <w:proofErr w:type="gramStart"/>
        <w:r>
          <w:rPr>
            <w:rFonts w:ascii="Calibri" w:eastAsia="Times New Roman" w:hAnsi="Calibri" w:cs="Calibri"/>
            <w:lang w:eastAsia="en-CA"/>
          </w:rPr>
          <w:t>0.X.</w:t>
        </w:r>
      </w:ins>
      <w:proofErr w:type="gramEnd"/>
    </w:p>
    <w:p w14:paraId="6064173E"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7ADC8D4C" w14:textId="77777777" w:rsidR="00BA1586" w:rsidRPr="00BA1586" w:rsidRDefault="00BA1586" w:rsidP="00E73255">
      <w:pPr>
        <w:rPr>
          <w:rFonts w:ascii="Calibri Light" w:eastAsia="Times New Roman" w:hAnsi="Calibri Light" w:cs="Calibri Light"/>
          <w:lang w:eastAsia="en-CA"/>
        </w:rPr>
      </w:pPr>
      <w:r w:rsidRPr="00BA1586">
        <w:rPr>
          <w:rFonts w:ascii="Calibri Light" w:eastAsia="Times New Roman" w:hAnsi="Calibri Light" w:cs="Calibri Light"/>
          <w:b/>
          <w:bCs/>
          <w:lang w:eastAsia="en-CA"/>
        </w:rPr>
        <w:t>Songbird groups</w:t>
      </w:r>
    </w:p>
    <w:p w14:paraId="7A258C66"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0D88258F"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xml:space="preserve">The patterns for the two songbird groups, </w:t>
      </w:r>
      <w:proofErr w:type="spellStart"/>
      <w:r w:rsidRPr="00BA1586">
        <w:rPr>
          <w:rFonts w:ascii="Calibri" w:eastAsia="Times New Roman" w:hAnsi="Calibri" w:cs="Calibri"/>
          <w:lang w:eastAsia="en-CA"/>
        </w:rPr>
        <w:t>AllBirds</w:t>
      </w:r>
      <w:proofErr w:type="spellEnd"/>
      <w:r w:rsidRPr="00BA1586">
        <w:rPr>
          <w:rFonts w:ascii="Calibri" w:eastAsia="Times New Roman" w:hAnsi="Calibri" w:cs="Calibri"/>
          <w:lang w:eastAsia="en-CA"/>
        </w:rPr>
        <w:t xml:space="preserve"> and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xml:space="preserve">, were quite similar due to the number of common species in both groups. Surrogate models were developed for both groups in all 48 ecoregions with representative and non-representative networks. The relationship between representativeness of </w:t>
      </w:r>
      <w:proofErr w:type="spellStart"/>
      <w:r w:rsidRPr="00BA1586">
        <w:rPr>
          <w:rFonts w:ascii="Calibri" w:eastAsia="Times New Roman" w:hAnsi="Calibri" w:cs="Calibri"/>
          <w:lang w:eastAsia="en-CA"/>
        </w:rPr>
        <w:t>AllBirds</w:t>
      </w:r>
      <w:proofErr w:type="spellEnd"/>
      <w:r w:rsidRPr="00BA1586">
        <w:rPr>
          <w:rFonts w:ascii="Calibri" w:eastAsia="Times New Roman" w:hAnsi="Calibri" w:cs="Calibri"/>
          <w:lang w:eastAsia="en-CA"/>
        </w:rPr>
        <w:t xml:space="preserve"> and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xml:space="preserve"> and representativeness of surrogates was significant, positive and linear in all cases except for ecoregion 183 for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xml:space="preserve"> where there was no relationship. The relationship between surrogates and </w:t>
      </w:r>
      <w:proofErr w:type="spellStart"/>
      <w:r w:rsidRPr="00BA1586">
        <w:rPr>
          <w:rFonts w:ascii="Calibri" w:eastAsia="Times New Roman" w:hAnsi="Calibri" w:cs="Calibri"/>
          <w:lang w:eastAsia="en-CA"/>
        </w:rPr>
        <w:t>AllBirds</w:t>
      </w:r>
      <w:proofErr w:type="spellEnd"/>
      <w:r w:rsidRPr="00BA1586">
        <w:rPr>
          <w:rFonts w:ascii="Calibri" w:eastAsia="Times New Roman" w:hAnsi="Calibri" w:cs="Calibri"/>
          <w:lang w:eastAsia="en-CA"/>
        </w:rPr>
        <w:t xml:space="preserve"> and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xml:space="preserve"> was weaker than for individual species on average, but still moderate to strong in 75% and 81% of the 48 ecoregions, respectively (Table 3; supp info). Similarly, the average strength of the relationship was slightly higher for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xml:space="preserve">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=0.44) in comparison to </w:t>
      </w:r>
      <w:proofErr w:type="spellStart"/>
      <w:r w:rsidRPr="00BA1586">
        <w:rPr>
          <w:rFonts w:ascii="Calibri" w:eastAsia="Times New Roman" w:hAnsi="Calibri" w:cs="Calibri"/>
          <w:lang w:eastAsia="en-CA"/>
        </w:rPr>
        <w:t>AllBirds</w:t>
      </w:r>
      <w:proofErr w:type="spellEnd"/>
      <w:r w:rsidRPr="00BA1586">
        <w:rPr>
          <w:rFonts w:ascii="Calibri" w:eastAsia="Times New Roman" w:hAnsi="Calibri" w:cs="Calibri"/>
          <w:lang w:eastAsia="en-CA"/>
        </w:rPr>
        <w:t xml:space="preserve">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=0.41), varying from 0.0 in ecoregion 183 to 0.90 in ecoregion 69 for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xml:space="preserve"> and from 0.02 in ecoregion 168 to 0.89 in ecoregion 69 for </w:t>
      </w:r>
      <w:proofErr w:type="spellStart"/>
      <w:r w:rsidRPr="00BA1586">
        <w:rPr>
          <w:rFonts w:ascii="Calibri" w:eastAsia="Times New Roman" w:hAnsi="Calibri" w:cs="Calibri"/>
          <w:lang w:eastAsia="en-CA"/>
        </w:rPr>
        <w:t>AllBirds</w:t>
      </w:r>
      <w:proofErr w:type="spellEnd"/>
      <w:r w:rsidRPr="00BA1586">
        <w:rPr>
          <w:rFonts w:ascii="Calibri" w:eastAsia="Times New Roman" w:hAnsi="Calibri" w:cs="Calibri"/>
          <w:lang w:eastAsia="en-CA"/>
        </w:rPr>
        <w:t xml:space="preserve">. Most ecozones had fairly consistent results for both groups of birds with the exception of those in the Boreal Cordillera where only 4 of 9 ecoregions had moderate to strong models. Model uncertainty, as measured by RMSE, was relatively low and consistent across the boreal ecoregions, ranging between 0.04 to 0.15 for </w:t>
      </w:r>
      <w:proofErr w:type="spellStart"/>
      <w:r w:rsidRPr="00BA1586">
        <w:rPr>
          <w:rFonts w:ascii="Calibri" w:eastAsia="Times New Roman" w:hAnsi="Calibri" w:cs="Calibri"/>
          <w:lang w:eastAsia="en-CA"/>
        </w:rPr>
        <w:t>AllBirds</w:t>
      </w:r>
      <w:proofErr w:type="spellEnd"/>
      <w:r w:rsidRPr="00BA1586">
        <w:rPr>
          <w:rFonts w:ascii="Calibri" w:eastAsia="Times New Roman" w:hAnsi="Calibri" w:cs="Calibri"/>
          <w:lang w:eastAsia="en-CA"/>
        </w:rPr>
        <w:t xml:space="preserve"> and 0.04 to 0.14 for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xml:space="preserve">. Overall, the most important surrogate for the </w:t>
      </w:r>
      <w:proofErr w:type="spellStart"/>
      <w:r w:rsidRPr="00BA1586">
        <w:rPr>
          <w:rFonts w:ascii="Calibri" w:eastAsia="Times New Roman" w:hAnsi="Calibri" w:cs="Calibri"/>
          <w:lang w:eastAsia="en-CA"/>
        </w:rPr>
        <w:t>AllBirds</w:t>
      </w:r>
      <w:proofErr w:type="spellEnd"/>
      <w:r w:rsidRPr="00BA1586">
        <w:rPr>
          <w:rFonts w:ascii="Calibri" w:eastAsia="Times New Roman" w:hAnsi="Calibri" w:cs="Calibri"/>
          <w:lang w:eastAsia="en-CA"/>
        </w:rPr>
        <w:t xml:space="preserve"> models was LCC (16 ecoregions) followed by CMI and GPP (13 and 12 ecoregions, respectively) (Table 4; supp info). Similarly, the most important surrogate for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xml:space="preserve"> was GPP (18 ecoregions) followed by CMI and LCC (14 and 12 ecoregions, respectively). For both </w:t>
      </w:r>
      <w:proofErr w:type="spellStart"/>
      <w:r w:rsidRPr="00BA1586">
        <w:rPr>
          <w:rFonts w:ascii="Calibri" w:eastAsia="Times New Roman" w:hAnsi="Calibri" w:cs="Calibri"/>
          <w:lang w:eastAsia="en-CA"/>
        </w:rPr>
        <w:t>AllBirds</w:t>
      </w:r>
      <w:proofErr w:type="spellEnd"/>
      <w:r w:rsidRPr="00BA1586">
        <w:rPr>
          <w:rFonts w:ascii="Calibri" w:eastAsia="Times New Roman" w:hAnsi="Calibri" w:cs="Calibri"/>
          <w:lang w:eastAsia="en-CA"/>
        </w:rPr>
        <w:t xml:space="preserve"> and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LED was the most important surrogate for only 7 and 4 ecoregions, respectively.</w:t>
      </w:r>
    </w:p>
    <w:p w14:paraId="3B15A635"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48960F21" w14:textId="77777777" w:rsidR="00BA1586" w:rsidRPr="00BA1586" w:rsidRDefault="00BA1586" w:rsidP="00E73255">
      <w:pPr>
        <w:rPr>
          <w:rFonts w:ascii="Calibri Light" w:eastAsia="Times New Roman" w:hAnsi="Calibri Light" w:cs="Calibri Light"/>
          <w:lang w:eastAsia="en-CA"/>
        </w:rPr>
      </w:pPr>
      <w:r w:rsidRPr="00BA1586">
        <w:rPr>
          <w:rFonts w:ascii="Calibri Light" w:eastAsia="Times New Roman" w:hAnsi="Calibri Light" w:cs="Calibri Light"/>
          <w:b/>
          <w:bCs/>
          <w:lang w:eastAsia="en-CA"/>
        </w:rPr>
        <w:t>Waterfowl guilds</w:t>
      </w:r>
    </w:p>
    <w:p w14:paraId="3FCF3097"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0A87F543"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lastRenderedPageBreak/>
        <w:t xml:space="preserve">The relationship between representativeness of waterfowl groups and representativeness of surrogates was significant, linear and positive with 3 exceptions where there was no relationship: ecoregions 59 and 183 for </w:t>
      </w:r>
      <w:proofErr w:type="spellStart"/>
      <w:r w:rsidRPr="00BA1586">
        <w:rPr>
          <w:rFonts w:ascii="Calibri" w:eastAsia="Times New Roman" w:hAnsi="Calibri" w:cs="Calibri"/>
          <w:lang w:eastAsia="en-CA"/>
        </w:rPr>
        <w:t>OverwaterNesters</w:t>
      </w:r>
      <w:proofErr w:type="spellEnd"/>
      <w:r w:rsidRPr="00BA1586">
        <w:rPr>
          <w:rFonts w:ascii="Calibri" w:eastAsia="Times New Roman" w:hAnsi="Calibri" w:cs="Calibri"/>
          <w:lang w:eastAsia="en-CA"/>
        </w:rPr>
        <w:t xml:space="preserve"> and ecoregion 183 for </w:t>
      </w:r>
      <w:proofErr w:type="spellStart"/>
      <w:r w:rsidRPr="00BA1586">
        <w:rPr>
          <w:rFonts w:ascii="Calibri" w:eastAsia="Times New Roman" w:hAnsi="Calibri" w:cs="Calibri"/>
          <w:lang w:eastAsia="en-CA"/>
        </w:rPr>
        <w:t>AllWaterfowl</w:t>
      </w:r>
      <w:proofErr w:type="spellEnd"/>
      <w:r w:rsidRPr="00BA1586">
        <w:rPr>
          <w:rFonts w:ascii="Calibri" w:eastAsia="Times New Roman" w:hAnsi="Calibri" w:cs="Calibri"/>
          <w:lang w:eastAsia="en-CA"/>
        </w:rPr>
        <w:t xml:space="preserve">. The mean strength of the models was similar among the four guilds, ranging from 0.37 for </w:t>
      </w:r>
      <w:proofErr w:type="spellStart"/>
      <w:r w:rsidRPr="00BA1586">
        <w:rPr>
          <w:rFonts w:ascii="Calibri" w:eastAsia="Times New Roman" w:hAnsi="Calibri" w:cs="Calibri"/>
          <w:lang w:eastAsia="en-CA"/>
        </w:rPr>
        <w:t>GroundNesters</w:t>
      </w:r>
      <w:proofErr w:type="spellEnd"/>
      <w:r w:rsidRPr="00BA1586">
        <w:rPr>
          <w:rFonts w:ascii="Calibri" w:eastAsia="Times New Roman" w:hAnsi="Calibri" w:cs="Calibri"/>
          <w:lang w:eastAsia="en-CA"/>
        </w:rPr>
        <w:t xml:space="preserve"> and 0.43 for </w:t>
      </w:r>
      <w:proofErr w:type="spellStart"/>
      <w:r w:rsidRPr="00BA1586">
        <w:rPr>
          <w:rFonts w:ascii="Calibri" w:eastAsia="Times New Roman" w:hAnsi="Calibri" w:cs="Calibri"/>
          <w:lang w:eastAsia="en-CA"/>
        </w:rPr>
        <w:t>CavityNesters</w:t>
      </w:r>
      <w:proofErr w:type="spellEnd"/>
      <w:r w:rsidRPr="00BA1586">
        <w:rPr>
          <w:rFonts w:ascii="Calibri" w:eastAsia="Times New Roman" w:hAnsi="Calibri" w:cs="Calibri"/>
          <w:lang w:eastAsia="en-CA"/>
        </w:rPr>
        <w:t xml:space="preserve"> (Table 3; supp info). However, for all guilds, there was a very large variation across ecoregions. The majority of the models (135 out of 192) had a moderate to strong relationship. Among waterfowl groups, </w:t>
      </w:r>
      <w:proofErr w:type="spellStart"/>
      <w:r w:rsidRPr="00BA1586">
        <w:rPr>
          <w:rFonts w:ascii="Calibri" w:eastAsia="Times New Roman" w:hAnsi="Calibri" w:cs="Calibri"/>
          <w:lang w:eastAsia="en-CA"/>
        </w:rPr>
        <w:t>CavityNesters</w:t>
      </w:r>
      <w:proofErr w:type="spellEnd"/>
      <w:r w:rsidRPr="00BA1586">
        <w:rPr>
          <w:rFonts w:ascii="Calibri" w:eastAsia="Times New Roman" w:hAnsi="Calibri" w:cs="Calibri"/>
          <w:lang w:eastAsia="en-CA"/>
        </w:rPr>
        <w:t xml:space="preserve"> and </w:t>
      </w:r>
      <w:proofErr w:type="spellStart"/>
      <w:r w:rsidRPr="00BA1586">
        <w:rPr>
          <w:rFonts w:ascii="Calibri" w:eastAsia="Times New Roman" w:hAnsi="Calibri" w:cs="Calibri"/>
          <w:lang w:eastAsia="en-CA"/>
        </w:rPr>
        <w:t>AllWaterfowl</w:t>
      </w:r>
      <w:proofErr w:type="spellEnd"/>
      <w:r w:rsidRPr="00BA1586">
        <w:rPr>
          <w:rFonts w:ascii="Calibri" w:eastAsia="Times New Roman" w:hAnsi="Calibri" w:cs="Calibri"/>
          <w:lang w:eastAsia="en-CA"/>
        </w:rPr>
        <w:t xml:space="preserve"> had moderate to strong relationships in 73% and 75% of the ecoregions, respectively. For the other two guilds, </w:t>
      </w:r>
      <w:proofErr w:type="spellStart"/>
      <w:r w:rsidRPr="00BA1586">
        <w:rPr>
          <w:rFonts w:ascii="Calibri" w:eastAsia="Times New Roman" w:hAnsi="Calibri" w:cs="Calibri"/>
          <w:lang w:eastAsia="en-CA"/>
        </w:rPr>
        <w:t>OverwaterNesters</w:t>
      </w:r>
      <w:proofErr w:type="spellEnd"/>
      <w:r w:rsidRPr="00BA1586">
        <w:rPr>
          <w:rFonts w:ascii="Calibri" w:eastAsia="Times New Roman" w:hAnsi="Calibri" w:cs="Calibri"/>
          <w:lang w:eastAsia="en-CA"/>
        </w:rPr>
        <w:t xml:space="preserve"> and </w:t>
      </w:r>
      <w:proofErr w:type="spellStart"/>
      <w:r w:rsidRPr="00BA1586">
        <w:rPr>
          <w:rFonts w:ascii="Calibri" w:eastAsia="Times New Roman" w:hAnsi="Calibri" w:cs="Calibri"/>
          <w:lang w:eastAsia="en-CA"/>
        </w:rPr>
        <w:t>GroundNesters</w:t>
      </w:r>
      <w:proofErr w:type="spellEnd"/>
      <w:r w:rsidRPr="00BA1586">
        <w:rPr>
          <w:rFonts w:ascii="Calibri" w:eastAsia="Times New Roman" w:hAnsi="Calibri" w:cs="Calibri"/>
          <w:lang w:eastAsia="en-CA"/>
        </w:rPr>
        <w:t>, the numbers were slightly lower, with 69% and 65% of ecoregions having moderate to strong relationships. Average model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varied between 0.43 for </w:t>
      </w:r>
      <w:proofErr w:type="spellStart"/>
      <w:r w:rsidRPr="00BA1586">
        <w:rPr>
          <w:rFonts w:ascii="Calibri" w:eastAsia="Times New Roman" w:hAnsi="Calibri" w:cs="Calibri"/>
          <w:lang w:eastAsia="en-CA"/>
        </w:rPr>
        <w:t>CavityNesters</w:t>
      </w:r>
      <w:proofErr w:type="spellEnd"/>
      <w:r w:rsidRPr="00BA1586">
        <w:rPr>
          <w:rFonts w:ascii="Calibri" w:eastAsia="Times New Roman" w:hAnsi="Calibri" w:cs="Calibri"/>
          <w:lang w:eastAsia="en-CA"/>
        </w:rPr>
        <w:t xml:space="preserve"> to 0.37 for </w:t>
      </w:r>
      <w:proofErr w:type="spellStart"/>
      <w:r w:rsidRPr="00BA1586">
        <w:rPr>
          <w:rFonts w:ascii="Calibri" w:eastAsia="Times New Roman" w:hAnsi="Calibri" w:cs="Calibri"/>
          <w:lang w:eastAsia="en-CA"/>
        </w:rPr>
        <w:t>GroundNesters</w:t>
      </w:r>
      <w:proofErr w:type="spellEnd"/>
      <w:r w:rsidRPr="00BA1586">
        <w:rPr>
          <w:rFonts w:ascii="Calibri" w:eastAsia="Times New Roman" w:hAnsi="Calibri" w:cs="Calibri"/>
          <w:lang w:eastAsia="en-CA"/>
        </w:rPr>
        <w:t>. Four ecozones, the Taiga Plains, the Boreal Shield A, the Taiga Cordillera and the Boreal Cordillera, had similar means and ranges of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values (0.39 to 0.44). The Boreal Plains ecozone, with only one ecoregion had the highest average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value (0.61) among the four groups. Model uncertainty, as measured by RMSE, was also relatively low and very consistent among the four waterfowl groups with the average lowest values ranging between 0.02 and 0.03 and average highest values ranging between 0.14 and 0.16. In contrast to the other taxa, LED was the most important surrogate in 38% of all waterfowl models (Table 3; supp info). This was followed by GPP and LCC which were most important in 30% and 23% of all models. CMI was the most important surrogate in only 15 of the 164 waterfowl models (9%).</w:t>
      </w:r>
    </w:p>
    <w:p w14:paraId="1CD8CE1A"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44678F37" w14:textId="77777777" w:rsidR="00BA1586" w:rsidRPr="00BA1586" w:rsidRDefault="00BA1586" w:rsidP="00E73255">
      <w:pPr>
        <w:rPr>
          <w:rFonts w:ascii="Calibri Light" w:eastAsia="Times New Roman" w:hAnsi="Calibri Light" w:cs="Calibri Light"/>
          <w:lang w:eastAsia="en-CA"/>
        </w:rPr>
      </w:pPr>
      <w:commentRangeStart w:id="473"/>
      <w:r w:rsidRPr="00BA1586">
        <w:rPr>
          <w:rFonts w:ascii="Calibri Light" w:eastAsia="Times New Roman" w:hAnsi="Calibri Light" w:cs="Calibri Light"/>
          <w:b/>
          <w:bCs/>
          <w:lang w:eastAsia="en-CA"/>
        </w:rPr>
        <w:t>Caribou</w:t>
      </w:r>
      <w:commentRangeEnd w:id="473"/>
      <w:r w:rsidR="00D76BDA">
        <w:rPr>
          <w:rStyle w:val="CommentReference"/>
        </w:rPr>
        <w:commentReference w:id="473"/>
      </w:r>
    </w:p>
    <w:p w14:paraId="53EE0DAA"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6E8F270B" w14:textId="77777777" w:rsidR="00BA1586" w:rsidRPr="00BA1586" w:rsidRDefault="00BA1586" w:rsidP="00E73255">
      <w:pPr>
        <w:rPr>
          <w:rFonts w:ascii="Calibri" w:eastAsia="Times New Roman" w:hAnsi="Calibri" w:cs="Calibri"/>
          <w:lang w:eastAsia="en-CA"/>
        </w:rPr>
      </w:pPr>
      <w:commentRangeStart w:id="474"/>
      <w:r w:rsidRPr="00BA1586">
        <w:rPr>
          <w:rFonts w:ascii="Calibri" w:eastAsia="Times New Roman" w:hAnsi="Calibri" w:cs="Calibri"/>
          <w:lang w:eastAsia="en-CA"/>
        </w:rPr>
        <w:t>Cari</w:t>
      </w:r>
      <w:commentRangeEnd w:id="474"/>
      <w:r w:rsidR="00D7594B">
        <w:rPr>
          <w:rStyle w:val="CommentReference"/>
        </w:rPr>
        <w:commentReference w:id="474"/>
      </w:r>
      <w:r w:rsidRPr="00BA1586">
        <w:rPr>
          <w:rFonts w:ascii="Calibri" w:eastAsia="Times New Roman" w:hAnsi="Calibri" w:cs="Calibri"/>
          <w:lang w:eastAsia="en-CA"/>
        </w:rPr>
        <w:t>bou-surrogate models were developed for 30 ecoregions that were located within predicted boreal caribou habitat and which had representative and non-representative networks. With the exception of ecoregion 70, the relationship between representativeness of caribou habitat and surrogates was significant, positive and linear (Table 3; supp info). The mean strength of the models was 0.42, varying from 0.02 in ecoregion 74 to 0.97 in ecoregion 94. The majority of the models (23 out of 30) had a moderate to strong relationship, with five of them explaining &gt;75% of the variation in surrogate KS values. The Taiga Plains and Boreal Shield A ecozones had the highest consistency in model strength with 6 of 7 and 9 of 10 ecoregions having models with adjusted R</w:t>
      </w:r>
      <w:r w:rsidRPr="00BA1586">
        <w:rPr>
          <w:rFonts w:ascii="Calibri" w:eastAsia="Times New Roman" w:hAnsi="Calibri" w:cs="Calibri"/>
          <w:vertAlign w:val="superscript"/>
          <w:lang w:eastAsia="en-CA"/>
        </w:rPr>
        <w:t xml:space="preserve">2 </w:t>
      </w:r>
      <w:r w:rsidRPr="00BA1586">
        <w:rPr>
          <w:rFonts w:ascii="Calibri" w:eastAsia="Times New Roman" w:hAnsi="Calibri" w:cs="Calibri"/>
          <w:lang w:eastAsia="en-CA"/>
        </w:rPr>
        <w:t>&gt; 0.2, respectively. Model strength in the Boreal Plains was also very high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 0.79), but this ecozone was only represented by one of 6 ecoregions for which representative and non-representative networks cou</w:t>
      </w:r>
      <w:bookmarkStart w:id="475" w:name="_GoBack"/>
      <w:bookmarkEnd w:id="475"/>
      <w:r w:rsidRPr="00BA1586">
        <w:rPr>
          <w:rFonts w:ascii="Calibri" w:eastAsia="Times New Roman" w:hAnsi="Calibri" w:cs="Calibri"/>
          <w:lang w:eastAsia="en-CA"/>
        </w:rPr>
        <w:t>ld be developed. Model uncertainty, as measured by RMSE, was relatively lower and more consistent within the ecoregions of the Taiga Plains and Boreal Shield A ecozones. Overall, the most important surrogate for the caribou models was GPP (13 ecoregions) followed by CMI and LCC (7 ecoregions each) (Table 4; supp info). In contrast, LED was the most important surrogate for only 3 ecoregions.</w:t>
      </w:r>
    </w:p>
    <w:p w14:paraId="04D9CD9B"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32B1697C"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b/>
          <w:bCs/>
          <w:lang w:eastAsia="en-CA"/>
        </w:rPr>
        <w:t>Influence of covariates</w:t>
      </w:r>
    </w:p>
    <w:p w14:paraId="5B287A09"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3ADE89C1"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xml:space="preserve">We evaluated the influence of five factors on the strength of the relationship between test species and surrogates and found few patterns. Species density had a moderate but negative influence on the strength of the </w:t>
      </w:r>
      <w:proofErr w:type="spellStart"/>
      <w:r w:rsidRPr="00BA1586">
        <w:rPr>
          <w:rFonts w:ascii="Calibri" w:eastAsia="Times New Roman" w:hAnsi="Calibri" w:cs="Calibri"/>
          <w:lang w:eastAsia="en-CA"/>
        </w:rPr>
        <w:t>Blackburnian</w:t>
      </w:r>
      <w:proofErr w:type="spellEnd"/>
      <w:r w:rsidRPr="00BA1586">
        <w:rPr>
          <w:rFonts w:ascii="Calibri" w:eastAsia="Times New Roman" w:hAnsi="Calibri" w:cs="Calibri"/>
          <w:lang w:eastAsia="en-CA"/>
        </w:rPr>
        <w:t xml:space="preserve"> Warbler and Canada Warbler models. Ecoregion intactness had a moderate negative and positive influence on the strength of the Caribou and </w:t>
      </w:r>
      <w:proofErr w:type="spellStart"/>
      <w:r w:rsidRPr="00BA1586">
        <w:rPr>
          <w:rFonts w:ascii="Calibri" w:eastAsia="Times New Roman" w:hAnsi="Calibri" w:cs="Calibri"/>
          <w:lang w:eastAsia="en-CA"/>
        </w:rPr>
        <w:t>Blackburnian</w:t>
      </w:r>
      <w:proofErr w:type="spellEnd"/>
      <w:r w:rsidRPr="00BA1586">
        <w:rPr>
          <w:rFonts w:ascii="Calibri" w:eastAsia="Times New Roman" w:hAnsi="Calibri" w:cs="Calibri"/>
          <w:lang w:eastAsia="en-CA"/>
        </w:rPr>
        <w:t xml:space="preserve"> Warbler models, </w:t>
      </w:r>
      <w:r w:rsidRPr="00BA1586">
        <w:rPr>
          <w:rFonts w:ascii="Calibri" w:eastAsia="Times New Roman" w:hAnsi="Calibri" w:cs="Calibri"/>
          <w:lang w:eastAsia="en-CA"/>
        </w:rPr>
        <w:lastRenderedPageBreak/>
        <w:t>respectively. Ecozone membership also had a moderate influence on two species, Black-throated Green Warbler and Cape May Warbler. Density CV and network size, as approximated by MDR, had no influence on any of the relationships. For songbird and waterfowl groups, there were no evident patterns between model strengths and any of the four ecoregion-level factors.</w:t>
      </w:r>
    </w:p>
    <w:p w14:paraId="06578CD4"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67C26114"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b/>
          <w:bCs/>
          <w:lang w:eastAsia="en-CA"/>
        </w:rPr>
        <w:t>Shiny app</w:t>
      </w:r>
    </w:p>
    <w:p w14:paraId="271321B8"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24016770"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In this study we develop 662 multiple linear regression models between test species and environmental surrogates. Due to the large amount of resultant model output, we developed a Shiny app to enable readers and conservation planners in the boreal region to explore the results of the analysis and identify species and ecoregion combinations that are adequately or inadequately represented by benchmark networks selected using surrogates of large-scale environmental variation. The Supporting Information provides instructions on how to run the app from a local machine and also provides summary tables with all input data used in the analyses and the app.</w:t>
      </w:r>
    </w:p>
    <w:p w14:paraId="0A669A55" w14:textId="77777777" w:rsidR="00AC2C92" w:rsidRDefault="00AC2C92" w:rsidP="00E73255"/>
    <w:p w14:paraId="5F4C39BF" w14:textId="77777777" w:rsidR="001177B7" w:rsidRDefault="001177B7" w:rsidP="00E73255"/>
    <w:p w14:paraId="4AFE23A4" w14:textId="3ED63E10" w:rsidR="00D51A1E" w:rsidRDefault="24811F20" w:rsidP="0000788D">
      <w:pPr>
        <w:pStyle w:val="Heading1"/>
      </w:pPr>
      <w:r>
        <w:t>Discussion</w:t>
      </w:r>
    </w:p>
    <w:p w14:paraId="31408D87" w14:textId="797AE233" w:rsidR="00AE69DF" w:rsidRDefault="00AE69DF" w:rsidP="004F20A6"/>
    <w:p w14:paraId="115F171D" w14:textId="77777777" w:rsidR="00A11E52" w:rsidRPr="00A11E52" w:rsidRDefault="00A11E52" w:rsidP="00E73255">
      <w:pPr>
        <w:rPr>
          <w:lang w:eastAsia="en-CA"/>
        </w:rPr>
      </w:pPr>
      <w:r w:rsidRPr="00A11E52">
        <w:rPr>
          <w:lang w:eastAsia="en-CA"/>
        </w:rPr>
        <w:t>The use of biodiversity surrogates is an important part of systematic conservation planning and, specifically, the identification and selection of conservation areas (</w:t>
      </w:r>
      <w:proofErr w:type="spellStart"/>
      <w:r w:rsidRPr="00A11E52">
        <w:rPr>
          <w:lang w:eastAsia="en-CA"/>
        </w:rPr>
        <w:t>Margules</w:t>
      </w:r>
      <w:proofErr w:type="spellEnd"/>
      <w:r w:rsidRPr="00A11E52">
        <w:rPr>
          <w:lang w:eastAsia="en-CA"/>
        </w:rPr>
        <w:t xml:space="preserve"> and </w:t>
      </w:r>
      <w:proofErr w:type="spellStart"/>
      <w:r w:rsidRPr="00A11E52">
        <w:rPr>
          <w:lang w:eastAsia="en-CA"/>
        </w:rPr>
        <w:t>Pressey</w:t>
      </w:r>
      <w:proofErr w:type="spellEnd"/>
      <w:r w:rsidRPr="00A11E52">
        <w:rPr>
          <w:lang w:eastAsia="en-CA"/>
        </w:rPr>
        <w:t xml:space="preserve"> 2000, Rodrigues and Brooks 2007, Caro 2010, Grantham et al 2010). This is especially true in large remote landscapes with limited field-based information on the distribution and abundance of species, such as the boreal region of Canada. In this study, we evaluated the effectiveness of four environmental surrogates that were recently used to identify ecological benchmark areas for 48 ecoregions occurring in the boreal region (Lisgo et al. </w:t>
      </w:r>
      <w:r w:rsidRPr="00A11E52">
        <w:rPr>
          <w:i/>
          <w:iCs/>
          <w:lang w:eastAsia="en-CA"/>
        </w:rPr>
        <w:t>in prep</w:t>
      </w:r>
      <w:r w:rsidRPr="00A11E52">
        <w:rPr>
          <w:lang w:eastAsia="en-CA"/>
        </w:rPr>
        <w:t xml:space="preserve">). Our main focus was on determining if networks designed to be representative of the four surrogates would also be representative of other elements of the regions' biodiversity, specifically boreal caribou, songbirds, and waterfowl. </w:t>
      </w:r>
    </w:p>
    <w:p w14:paraId="0806746D" w14:textId="77777777" w:rsidR="00A11E52" w:rsidRPr="00A11E52" w:rsidRDefault="00A11E52" w:rsidP="00E73255">
      <w:pPr>
        <w:rPr>
          <w:lang w:eastAsia="en-CA"/>
        </w:rPr>
      </w:pPr>
      <w:r w:rsidRPr="00A11E52">
        <w:rPr>
          <w:lang w:eastAsia="en-CA"/>
        </w:rPr>
        <w:t> </w:t>
      </w:r>
    </w:p>
    <w:p w14:paraId="7AAD389C" w14:textId="77777777" w:rsidR="00A11E52" w:rsidRPr="00A11E52" w:rsidRDefault="00A11E52" w:rsidP="00E73255">
      <w:pPr>
        <w:rPr>
          <w:lang w:eastAsia="en-CA"/>
        </w:rPr>
      </w:pPr>
      <w:r w:rsidRPr="00A11E52">
        <w:rPr>
          <w:lang w:eastAsia="en-CA"/>
        </w:rPr>
        <w:t xml:space="preserve">In general, the relationship between representativeness of test species and representativeness of surrogates was moderate </w:t>
      </w:r>
      <w:proofErr w:type="spellStart"/>
      <w:r w:rsidRPr="00A11E52">
        <w:rPr>
          <w:lang w:eastAsia="en-CA"/>
        </w:rPr>
        <w:t>to</w:t>
      </w:r>
      <w:proofErr w:type="spellEnd"/>
      <w:r w:rsidRPr="00A11E52">
        <w:rPr>
          <w:lang w:eastAsia="en-CA"/>
        </w:rPr>
        <w:t xml:space="preserve"> strong for the majority of the study ecoregions. Moreover, the average strength of the relationships was often stronger for individual songbird species than for groups of songbirds or waterfowl. In particular, results were positive and consistent across ecoregions for the four warbler species that were included in the analysis (</w:t>
      </w:r>
      <w:proofErr w:type="spellStart"/>
      <w:r w:rsidRPr="00A11E52">
        <w:rPr>
          <w:lang w:eastAsia="en-CA"/>
        </w:rPr>
        <w:t>Blackburnian</w:t>
      </w:r>
      <w:proofErr w:type="spellEnd"/>
      <w:r w:rsidRPr="00A11E52">
        <w:rPr>
          <w:lang w:eastAsia="en-CA"/>
        </w:rPr>
        <w:t xml:space="preserve"> Warbler, Black-Throated Warbler, Canada Warbler, and Cape May Warbler). Among other species, the consistency of the relationships varied by species and ecoregions. Results for caribou were restricted to the 30 ecoregions for which habitat was mapped; the effectiveness of surrogates were strongest and most consistent in the Taiga Plains and Boreal Shield ecozones. When the results are viewed across ecoregions, several ecoregions had moderate to strong relationships with all test species while a few ecoregions had moderate to strong relationships with all test species. However, in most ecoregions, there were some weak relationships for at least one of the test species. Conversely, there were only three ecoregions where surrogates were not found to be effective for a majority of test species. The three ecoregions were all </w:t>
      </w:r>
      <w:r w:rsidRPr="00A11E52">
        <w:rPr>
          <w:lang w:eastAsia="en-CA"/>
        </w:rPr>
        <w:lastRenderedPageBreak/>
        <w:t>located in the western boreal region in the cordillera ecozones. This could be a consequence of lower densities for a number of boreal species that are at the periphery of their distributions in the cordillera. Overall, the consistency of results across ecoregions and test species is encouraging and provides some evidence for the effectiveness of the four surrogates in the boreal region.</w:t>
      </w:r>
    </w:p>
    <w:p w14:paraId="6261AFA8" w14:textId="77777777" w:rsidR="00A11E52" w:rsidRPr="00A11E52" w:rsidRDefault="00A11E52" w:rsidP="00E73255">
      <w:pPr>
        <w:rPr>
          <w:lang w:eastAsia="en-CA"/>
        </w:rPr>
      </w:pPr>
      <w:r w:rsidRPr="00A11E52">
        <w:rPr>
          <w:lang w:eastAsia="en-CA"/>
        </w:rPr>
        <w:t> </w:t>
      </w:r>
    </w:p>
    <w:p w14:paraId="589CAAF4" w14:textId="77777777" w:rsidR="00A11E52" w:rsidRPr="00A11E52" w:rsidRDefault="00A11E52" w:rsidP="00E73255">
      <w:pPr>
        <w:rPr>
          <w:lang w:eastAsia="en-CA"/>
        </w:rPr>
      </w:pPr>
      <w:r w:rsidRPr="00A11E52">
        <w:rPr>
          <w:lang w:eastAsia="en-CA"/>
        </w:rPr>
        <w:t xml:space="preserve">In this study, the main focus was on evaluating the four environmental surrogates together rather individually. However, the regression approach we used also permitted us to rank the surrogates in terms of their importance for different species and taxa. Among the four surrogates, Climate Moisture Index and Gross Primary Productivity were the most important for individual and groups of songbird species. Conversely, Lake Edge Density stood out as being the least important surrogate. In contrast, for the waterfowl guilds, Lake Edge Density and Gross Primary Productivity were the most important surrogates. The contrasting importance of Lake Edge Density between songbirds and waterfowl provides an important reminder of the importance of using multiple surrogates in conservation planning. For Caribou, the most and least important surrogate were Gross Primary Productivity and Lake Edge Density, respectively. </w:t>
      </w:r>
    </w:p>
    <w:p w14:paraId="0D573433" w14:textId="77777777" w:rsidR="00A11E52" w:rsidRPr="00A11E52" w:rsidRDefault="00A11E52" w:rsidP="00E73255">
      <w:pPr>
        <w:rPr>
          <w:lang w:eastAsia="en-CA"/>
        </w:rPr>
      </w:pPr>
      <w:r w:rsidRPr="00A11E52">
        <w:rPr>
          <w:lang w:eastAsia="en-CA"/>
        </w:rPr>
        <w:t> </w:t>
      </w:r>
    </w:p>
    <w:p w14:paraId="657A4F08" w14:textId="77777777" w:rsidR="00A11E52" w:rsidRPr="00A11E52" w:rsidRDefault="00A11E52" w:rsidP="00E73255">
      <w:pPr>
        <w:rPr>
          <w:lang w:eastAsia="en-CA"/>
        </w:rPr>
      </w:pPr>
      <w:r w:rsidRPr="00A11E52">
        <w:rPr>
          <w:lang w:eastAsia="en-CA"/>
        </w:rPr>
        <w:t xml:space="preserve">The variation in the effectiveness of surrogates between ecoregions and test species suggest that there might be some factors that may explain why test species vary in their responses between ecoregions and within ecozones. We evaluated five possible factors including ecozone membership, ecoregion intactness, network size, species density, and the coefficient of variation of species density. None of the factors had an important influence on the strength of models for songbird and waterfowl groups while, among the individual species, three of the five factors had a minor influence on the four warbler species and Caribou models. The strength of the Black-throated and Cape May Warblers varied with ecozone membership, with the boreal shield ecozone having the strongest models for both species, coinciding largely with the core of their breeding range. In the case of species density, the influence was negative on both </w:t>
      </w:r>
      <w:proofErr w:type="spellStart"/>
      <w:r w:rsidRPr="00A11E52">
        <w:rPr>
          <w:lang w:eastAsia="en-CA"/>
        </w:rPr>
        <w:t>Blackburnian</w:t>
      </w:r>
      <w:proofErr w:type="spellEnd"/>
      <w:r w:rsidRPr="00A11E52">
        <w:rPr>
          <w:lang w:eastAsia="en-CA"/>
        </w:rPr>
        <w:t xml:space="preserve"> and Canada Warbler. Similarly, habitat quality had a small but negative influence on the Caribou model. For intactness, the influence was positive for </w:t>
      </w:r>
      <w:proofErr w:type="spellStart"/>
      <w:r w:rsidRPr="00A11E52">
        <w:rPr>
          <w:lang w:eastAsia="en-CA"/>
        </w:rPr>
        <w:t>Blackburnian</w:t>
      </w:r>
      <w:proofErr w:type="spellEnd"/>
      <w:r w:rsidRPr="00A11E52">
        <w:rPr>
          <w:lang w:eastAsia="en-CA"/>
        </w:rPr>
        <w:t xml:space="preserve"> Warbler and negative for Caribou. However, in both cases, this was likely caused by a statistical artifact due to the influence of one outlier ecoregion in the boreal shield ecozone.</w:t>
      </w:r>
    </w:p>
    <w:p w14:paraId="2036E330" w14:textId="77777777" w:rsidR="00A11E52" w:rsidRPr="00A11E52" w:rsidRDefault="00A11E52" w:rsidP="00E73255">
      <w:pPr>
        <w:rPr>
          <w:lang w:eastAsia="en-CA"/>
        </w:rPr>
      </w:pPr>
      <w:r w:rsidRPr="00A11E52">
        <w:rPr>
          <w:lang w:eastAsia="en-CA"/>
        </w:rPr>
        <w:t> </w:t>
      </w:r>
    </w:p>
    <w:p w14:paraId="74B676E2" w14:textId="055731F6" w:rsidR="00A11E52" w:rsidRPr="00A11E52" w:rsidRDefault="00A11E52" w:rsidP="00E73255">
      <w:pPr>
        <w:rPr>
          <w:lang w:eastAsia="en-CA"/>
        </w:rPr>
      </w:pPr>
      <w:r w:rsidRPr="00A11E52">
        <w:rPr>
          <w:lang w:eastAsia="en-CA"/>
        </w:rPr>
        <w:t xml:space="preserve">There are relatively few evaluations of studies using environmental surrogates and, among those, differences in methods, scale, region and indicators make comparisons and generalizations difficult. In general, among studies that have evaluated environmental surrogates by themselves or in conjunction with surrogate species, the results have varied. </w:t>
      </w:r>
      <w:r w:rsidR="00EC2366" w:rsidRPr="00A11E52">
        <w:rPr>
          <w:lang w:eastAsia="en-CA"/>
        </w:rPr>
        <w:t xml:space="preserve">Several recent studies have evaluated environmental </w:t>
      </w:r>
      <w:r w:rsidR="00EC2366" w:rsidRPr="00C15FE4">
        <w:rPr>
          <w:lang w:eastAsia="en-CA"/>
        </w:rPr>
        <w:t xml:space="preserve">surrogates using attributes such as physiographic features or land types (e.g. Lombard et al. 2003, Oliver et al. 2004), climatic variables (e.g. Sarkar et al. 2005, Hanson et al. 2017), and more recently, a combination of variables defined in multivariate space (e.g. </w:t>
      </w:r>
      <w:proofErr w:type="spellStart"/>
      <w:r w:rsidR="00EC2366" w:rsidRPr="00C15FE4">
        <w:rPr>
          <w:lang w:eastAsia="en-CA"/>
        </w:rPr>
        <w:t>Beier</w:t>
      </w:r>
      <w:proofErr w:type="spellEnd"/>
      <w:r w:rsidR="00EC2366" w:rsidRPr="00C15FE4">
        <w:rPr>
          <w:lang w:eastAsia="en-CA"/>
        </w:rPr>
        <w:t xml:space="preserve"> and Albuquerque 2015, Albuquerque and </w:t>
      </w:r>
      <w:proofErr w:type="spellStart"/>
      <w:r w:rsidR="00EC2366" w:rsidRPr="00C15FE4">
        <w:rPr>
          <w:lang w:eastAsia="en-CA"/>
        </w:rPr>
        <w:t>Beier</w:t>
      </w:r>
      <w:proofErr w:type="spellEnd"/>
      <w:r w:rsidR="00EC2366" w:rsidRPr="00C15FE4">
        <w:rPr>
          <w:lang w:eastAsia="en-CA"/>
        </w:rPr>
        <w:t xml:space="preserve"> 2018). </w:t>
      </w:r>
      <w:r w:rsidRPr="00C15FE4">
        <w:rPr>
          <w:lang w:eastAsia="en-CA"/>
        </w:rPr>
        <w:t>Some studies</w:t>
      </w:r>
      <w:r w:rsidR="00AE5F0A" w:rsidRPr="00C15FE4">
        <w:rPr>
          <w:lang w:eastAsia="en-CA"/>
        </w:rPr>
        <w:t xml:space="preserve"> have</w:t>
      </w:r>
      <w:r w:rsidRPr="00C15FE4">
        <w:rPr>
          <w:lang w:eastAsia="en-CA"/>
        </w:rPr>
        <w:t xml:space="preserve"> </w:t>
      </w:r>
      <w:r w:rsidR="00FD6386" w:rsidRPr="00C15FE4">
        <w:rPr>
          <w:lang w:eastAsia="en-CA"/>
        </w:rPr>
        <w:t>suggest</w:t>
      </w:r>
      <w:r w:rsidR="00AE5F0A" w:rsidRPr="00C15FE4">
        <w:rPr>
          <w:lang w:eastAsia="en-CA"/>
        </w:rPr>
        <w:t>ed</w:t>
      </w:r>
      <w:r w:rsidRPr="00C15FE4">
        <w:rPr>
          <w:lang w:eastAsia="en-CA"/>
        </w:rPr>
        <w:t xml:space="preserve"> that environmental surrogates can be effective on their own or in conjunction with surrogate species </w:t>
      </w:r>
      <w:r w:rsidR="00FD6386" w:rsidRPr="00C15FE4">
        <w:rPr>
          <w:lang w:eastAsia="en-CA"/>
        </w:rPr>
        <w:t xml:space="preserve">to enhance reserve selection and conservation planning </w:t>
      </w:r>
      <w:r w:rsidRPr="00C15FE4">
        <w:rPr>
          <w:lang w:eastAsia="en-CA"/>
        </w:rPr>
        <w:t>(Carmel and Stroller-</w:t>
      </w:r>
      <w:proofErr w:type="spellStart"/>
      <w:r w:rsidRPr="00C15FE4">
        <w:rPr>
          <w:lang w:eastAsia="en-CA"/>
        </w:rPr>
        <w:t>Cavari</w:t>
      </w:r>
      <w:proofErr w:type="spellEnd"/>
      <w:r w:rsidRPr="00C15FE4">
        <w:rPr>
          <w:lang w:eastAsia="en-CA"/>
        </w:rPr>
        <w:t xml:space="preserve"> 2006, Carvalho et al. 2011, </w:t>
      </w:r>
      <w:proofErr w:type="spellStart"/>
      <w:r w:rsidRPr="00C15FE4">
        <w:rPr>
          <w:lang w:eastAsia="en-CA"/>
        </w:rPr>
        <w:t>Lindenmayer</w:t>
      </w:r>
      <w:proofErr w:type="spellEnd"/>
      <w:r w:rsidRPr="00C15FE4">
        <w:rPr>
          <w:lang w:eastAsia="en-CA"/>
        </w:rPr>
        <w:t xml:space="preserve"> et al. 2014, Di </w:t>
      </w:r>
      <w:proofErr w:type="spellStart"/>
      <w:r w:rsidRPr="00C15FE4">
        <w:rPr>
          <w:lang w:eastAsia="en-CA"/>
        </w:rPr>
        <w:t>Minin</w:t>
      </w:r>
      <w:proofErr w:type="spellEnd"/>
      <w:r w:rsidRPr="00C15FE4">
        <w:rPr>
          <w:lang w:eastAsia="en-CA"/>
        </w:rPr>
        <w:t xml:space="preserve"> </w:t>
      </w:r>
      <w:r w:rsidR="00FD6386" w:rsidRPr="00C15FE4">
        <w:rPr>
          <w:lang w:eastAsia="en-CA"/>
        </w:rPr>
        <w:t>and</w:t>
      </w:r>
      <w:r w:rsidRPr="00C15FE4">
        <w:rPr>
          <w:lang w:eastAsia="en-CA"/>
        </w:rPr>
        <w:t xml:space="preserve"> </w:t>
      </w:r>
      <w:proofErr w:type="spellStart"/>
      <w:r w:rsidRPr="00C15FE4">
        <w:rPr>
          <w:lang w:eastAsia="en-CA"/>
        </w:rPr>
        <w:t>Moilanen</w:t>
      </w:r>
      <w:proofErr w:type="spellEnd"/>
      <w:r w:rsidRPr="00C15FE4">
        <w:rPr>
          <w:lang w:eastAsia="en-CA"/>
        </w:rPr>
        <w:t xml:space="preserve"> 2014). </w:t>
      </w:r>
      <w:r w:rsidR="00EC2366" w:rsidRPr="00C15FE4">
        <w:rPr>
          <w:lang w:eastAsia="en-CA"/>
        </w:rPr>
        <w:t>In contrast, o</w:t>
      </w:r>
      <w:r w:rsidRPr="00C15FE4">
        <w:rPr>
          <w:lang w:eastAsia="en-CA"/>
        </w:rPr>
        <w:t xml:space="preserve">ther studies indicate that environmental surrogates are not effective indicators of species diversity (Araujo et al. 2001, Rodrigues and Brooks 2007, </w:t>
      </w:r>
      <w:proofErr w:type="spellStart"/>
      <w:r w:rsidRPr="00C15FE4">
        <w:rPr>
          <w:lang w:eastAsia="en-CA"/>
        </w:rPr>
        <w:t>Januchowski</w:t>
      </w:r>
      <w:proofErr w:type="spellEnd"/>
      <w:r w:rsidRPr="00C15FE4">
        <w:rPr>
          <w:lang w:eastAsia="en-CA"/>
        </w:rPr>
        <w:t xml:space="preserve">-Hartley et al. 2011). </w:t>
      </w:r>
      <w:r w:rsidR="00EC2366" w:rsidRPr="00C15FE4">
        <w:rPr>
          <w:lang w:eastAsia="en-CA"/>
        </w:rPr>
        <w:lastRenderedPageBreak/>
        <w:t>However, differences in the set of surrogates used in each study makes comparisons of the importance of specific surrogates difficult. Consequently, there are no generally agreed upon set of environmental surrogates that best represent other elements of biodiversity. This is exacerbated by the growing number of large-scale environmental surrogates that are being developed as remote sensing data becomes increasingly accessible to researchers e.g., Dynamic Habitat Indices (</w:t>
      </w:r>
      <w:proofErr w:type="spellStart"/>
      <w:r w:rsidR="00EC2366" w:rsidRPr="00C15FE4">
        <w:rPr>
          <w:lang w:eastAsia="en-CA"/>
        </w:rPr>
        <w:t>Radeloff</w:t>
      </w:r>
      <w:proofErr w:type="spellEnd"/>
      <w:r w:rsidR="00EC2366" w:rsidRPr="00C15FE4">
        <w:rPr>
          <w:lang w:eastAsia="en-CA"/>
        </w:rPr>
        <w:t xml:space="preserve"> et al. 2019). </w:t>
      </w:r>
      <w:r w:rsidR="00AE5F0A" w:rsidRPr="00C15FE4">
        <w:rPr>
          <w:lang w:eastAsia="en-CA"/>
        </w:rPr>
        <w:t>In general, t</w:t>
      </w:r>
      <w:r w:rsidRPr="00C15FE4">
        <w:rPr>
          <w:lang w:eastAsia="en-CA"/>
        </w:rPr>
        <w:t xml:space="preserve">he overall effectiveness of using </w:t>
      </w:r>
      <w:r w:rsidR="00AE5F0A" w:rsidRPr="00C15FE4">
        <w:rPr>
          <w:lang w:eastAsia="en-CA"/>
        </w:rPr>
        <w:t xml:space="preserve">surrogates such as productivity, land cover, </w:t>
      </w:r>
      <w:r w:rsidRPr="00C15FE4">
        <w:rPr>
          <w:lang w:eastAsia="en-CA"/>
        </w:rPr>
        <w:t>or other physical conditions</w:t>
      </w:r>
      <w:r w:rsidR="00AE5F0A" w:rsidRPr="00C15FE4">
        <w:rPr>
          <w:lang w:eastAsia="en-CA"/>
        </w:rPr>
        <w:t xml:space="preserve"> </w:t>
      </w:r>
      <w:r w:rsidRPr="00C15FE4">
        <w:rPr>
          <w:lang w:eastAsia="en-CA"/>
        </w:rPr>
        <w:t xml:space="preserve">for conservation planning </w:t>
      </w:r>
      <w:r w:rsidR="00C15FE4" w:rsidRPr="00C15FE4">
        <w:rPr>
          <w:lang w:eastAsia="en-CA"/>
        </w:rPr>
        <w:t>may d</w:t>
      </w:r>
      <w:r w:rsidRPr="00C15FE4">
        <w:rPr>
          <w:lang w:eastAsia="en-CA"/>
        </w:rPr>
        <w:t>epend</w:t>
      </w:r>
      <w:r w:rsidR="00C15FE4" w:rsidRPr="00C15FE4">
        <w:rPr>
          <w:lang w:eastAsia="en-CA"/>
        </w:rPr>
        <w:t xml:space="preserve"> in large part</w:t>
      </w:r>
      <w:r w:rsidRPr="00C15FE4">
        <w:rPr>
          <w:lang w:eastAsia="en-CA"/>
        </w:rPr>
        <w:t xml:space="preserve"> on scale, geographic region and the species that are targeted for conservation (Ferrier and Watson 1997, Grantham et al. 2010, McArthur et al. 2010, Carvalho et al. 2011, </w:t>
      </w:r>
      <w:proofErr w:type="spellStart"/>
      <w:r w:rsidRPr="00C15FE4">
        <w:rPr>
          <w:lang w:eastAsia="en-CA"/>
        </w:rPr>
        <w:t>Lindenmayer</w:t>
      </w:r>
      <w:proofErr w:type="spellEnd"/>
      <w:r w:rsidRPr="00C15FE4">
        <w:rPr>
          <w:lang w:eastAsia="en-CA"/>
        </w:rPr>
        <w:t xml:space="preserve"> et al. 2014). Our study contributes to this growing literature and supports the idea that environmental surrogates are effective for conservation planning in the boreal region of Canada. </w:t>
      </w:r>
    </w:p>
    <w:p w14:paraId="16FBC320" w14:textId="77777777" w:rsidR="00A11E52" w:rsidRPr="00A11E52" w:rsidRDefault="00A11E52" w:rsidP="00E73255">
      <w:pPr>
        <w:rPr>
          <w:color w:val="000000"/>
          <w:lang w:eastAsia="en-CA"/>
        </w:rPr>
      </w:pPr>
      <w:r w:rsidRPr="00A11E52">
        <w:rPr>
          <w:color w:val="000000"/>
          <w:lang w:eastAsia="en-CA"/>
        </w:rPr>
        <w:t> </w:t>
      </w:r>
    </w:p>
    <w:p w14:paraId="53796263" w14:textId="77777777" w:rsidR="00A11E52" w:rsidRPr="00A11E52" w:rsidRDefault="00A11E52" w:rsidP="00E73255">
      <w:pPr>
        <w:rPr>
          <w:lang w:eastAsia="en-CA"/>
        </w:rPr>
      </w:pPr>
      <w:r w:rsidRPr="00A11E52">
        <w:rPr>
          <w:lang w:eastAsia="en-CA"/>
        </w:rPr>
        <w:t>Similarly, there are no generally agreed upon methods for evaluating surrogates (Rodrigues and Brooks 2007, Caro 2010). Because of the largely intact nature of our study region, our focus was on assessing representativeness as opposed to maximizing representation of selected species (</w:t>
      </w:r>
      <w:proofErr w:type="spellStart"/>
      <w:r w:rsidRPr="00A11E52">
        <w:rPr>
          <w:i/>
          <w:iCs/>
          <w:lang w:eastAsia="en-CA"/>
        </w:rPr>
        <w:t>sensu</w:t>
      </w:r>
      <w:proofErr w:type="spellEnd"/>
      <w:r w:rsidRPr="00A11E52">
        <w:rPr>
          <w:lang w:eastAsia="en-CA"/>
        </w:rPr>
        <w:t xml:space="preserve"> </w:t>
      </w:r>
      <w:proofErr w:type="spellStart"/>
      <w:r w:rsidRPr="00A11E52">
        <w:rPr>
          <w:lang w:eastAsia="en-CA"/>
        </w:rPr>
        <w:t>Kukkala</w:t>
      </w:r>
      <w:proofErr w:type="spellEnd"/>
      <w:r w:rsidRPr="00A11E52">
        <w:rPr>
          <w:lang w:eastAsia="en-CA"/>
        </w:rPr>
        <w:t xml:space="preserve"> and </w:t>
      </w:r>
      <w:proofErr w:type="spellStart"/>
      <w:r w:rsidRPr="00A11E52">
        <w:rPr>
          <w:lang w:eastAsia="en-CA"/>
        </w:rPr>
        <w:t>Moilanen</w:t>
      </w:r>
      <w:proofErr w:type="spellEnd"/>
      <w:r w:rsidRPr="00A11E52">
        <w:rPr>
          <w:lang w:eastAsia="en-CA"/>
        </w:rPr>
        <w:t xml:space="preserve"> 2013). Essentially, we wanted to evaluate whether our surrogates were effective at identifying conservation areas that also represented the range of habitat conditions and species densities that occur in the boreal region. To achieve this, we used a reserve selection approach to evaluate if networks comprised of ecological benchmarks that are representative of four environmental surrogates are also representative of boreal caribou, songbirds, and waterfowl. Our choice of using the Kolmogorov–Smirnov (KS) statistic as a measure of representativeness was based on using a simple approach that uses the full range of habitat quality of species density for our analysis. Other surrogacy tests seem to focus on species richness or meeting abundance targets with the assumption that high environmental diversity will lead to high biodiversity by creating lots of habitat types. In our study, we are prioritizing benchmarks that have the same distribution of habitat quality of species density as the ecoregion. The focus is thus on maintaining representativeness of relatively intact landscapes rather than maximizing representation for selected species. In our view, both approaches are valid, with the former approach beneficial in large relatively intact landscapes and the latter approach being complementary but more suited to targeting reserves for species at risk. </w:t>
      </w:r>
    </w:p>
    <w:p w14:paraId="72C05FE8" w14:textId="77777777" w:rsidR="00A11E52" w:rsidRPr="00A11E52" w:rsidRDefault="00A11E52" w:rsidP="00E73255">
      <w:pPr>
        <w:rPr>
          <w:lang w:eastAsia="en-CA"/>
        </w:rPr>
      </w:pPr>
      <w:r w:rsidRPr="00A11E52">
        <w:rPr>
          <w:lang w:eastAsia="en-CA"/>
        </w:rPr>
        <w:t> </w:t>
      </w:r>
    </w:p>
    <w:p w14:paraId="592C2F5B" w14:textId="77777777" w:rsidR="00A11E52" w:rsidRPr="00A11E52" w:rsidRDefault="00A11E52" w:rsidP="00E73255">
      <w:pPr>
        <w:rPr>
          <w:lang w:eastAsia="en-CA"/>
        </w:rPr>
      </w:pPr>
      <w:r w:rsidRPr="00A11E52">
        <w:rPr>
          <w:lang w:eastAsia="en-CA"/>
        </w:rPr>
        <w:t xml:space="preserve">We demonstrated both approaches using a case study for one ecoregion in the central boreal region (Supp Info). Based on those results, it seems that adequate representation and representativeness can be achieved for the case study test species (Boreal Chickadee, Cape May Warbler, Rusty Blackbird, and Caribou) but that the same networks don’t necessarily maximize both measures at the same time i.e., networks that maximize representation are not necessarily the same ones that maximize representativeness, and vice versa. So, if the objective was to maximize representation of high quality habitat for a species of concern, a supplementary representation analysis would be advised, with additional networks selected. Although it is encouraging that surrogates are effective using both approaches, this is based on one ecoregion and four test species. A larger scale analysis would be required to determine if this was the case for other species and ecoregions in the boreal region. Although simple to apply for one species, an approach which attempts to maximize representation based on species’ habitat would become increasingly complex with the consideration of additional </w:t>
      </w:r>
      <w:r w:rsidRPr="00A11E52">
        <w:rPr>
          <w:lang w:eastAsia="en-CA"/>
        </w:rPr>
        <w:lastRenderedPageBreak/>
        <w:t>species of concern. In general, the two approaches are complementary. The representativeness analysis that we applied in this study is a coarse filter approach that is more efficient and effective for representing numerous elements of biodiversity concurrently (</w:t>
      </w:r>
      <w:proofErr w:type="spellStart"/>
      <w:r w:rsidRPr="00A11E52">
        <w:rPr>
          <w:i/>
          <w:iCs/>
          <w:lang w:eastAsia="en-CA"/>
        </w:rPr>
        <w:t>sensu</w:t>
      </w:r>
      <w:proofErr w:type="spellEnd"/>
      <w:r w:rsidRPr="00A11E52">
        <w:rPr>
          <w:lang w:eastAsia="en-CA"/>
        </w:rPr>
        <w:t xml:space="preserve"> coarse filter) whereas the representation analysis is more of a fine filter approach that can be used to address gaps in protection.</w:t>
      </w:r>
    </w:p>
    <w:p w14:paraId="0F219B71" w14:textId="77777777" w:rsidR="00A11E52" w:rsidRPr="00A11E52" w:rsidRDefault="00A11E52" w:rsidP="00E73255">
      <w:pPr>
        <w:rPr>
          <w:lang w:eastAsia="en-CA"/>
        </w:rPr>
      </w:pPr>
      <w:r w:rsidRPr="00A11E52">
        <w:rPr>
          <w:lang w:eastAsia="en-CA"/>
        </w:rPr>
        <w:t> </w:t>
      </w:r>
    </w:p>
    <w:p w14:paraId="1754E850" w14:textId="77777777" w:rsidR="00A11E52" w:rsidRPr="00A11E52" w:rsidRDefault="00A11E52" w:rsidP="00E73255">
      <w:pPr>
        <w:rPr>
          <w:lang w:eastAsia="en-CA"/>
        </w:rPr>
      </w:pPr>
      <w:r w:rsidRPr="00A11E52">
        <w:rPr>
          <w:lang w:eastAsia="en-CA"/>
        </w:rPr>
        <w:t>Our approach has some limitations, some of which could be addressed in future research. First, we evaluated the effectiveness of surrogates using current predicted species distributions rather than the underlying field survey data. This was done because of the gaps in the distribution of sampling sites across the boreal region. However, future research should consider using actual bird survey data to evaluate effectiveness of benchmark networks, at least for those regions of the boreal where there is sufficient point data. In addition, it would be of interest to use predicted future distributions of habitats and species densities to evaluate effectiveness of benchmark networks under a range of alternative climate change scenarios. Second, our study, like most that evaluate surrogates, is not directly comparable with other studies because of differences in surrogates used, study regions, measures of surrogate effectiveness, and biodiversity features that the surrogates are intended to represent (Grantham et al. 2010). This has hampered the development of general guidelines and best practices for identifying, selecting, and evaluating biodiversity indicators, including environmental surrogates. Third, although the effectiveness of surrogates varied between ecoregions and within ecozones, it is not clear what factors are responsible for this variation. We evaluated the influence of five factors on the strength of the relationship between test species and surrogates and found few significant patterns. In the future, it would be beneficial to explore additional factors at the network- and ecoregion-levels including topography, landscape composition and structure, land use, and natural and anthropogenic disturbance history (Walz 2011, Schindler et al. 2012).</w:t>
      </w:r>
    </w:p>
    <w:p w14:paraId="2F6109A0" w14:textId="77777777" w:rsidR="00A11E52" w:rsidRPr="00A11E52" w:rsidRDefault="00A11E52" w:rsidP="00E73255">
      <w:pPr>
        <w:rPr>
          <w:lang w:eastAsia="en-CA"/>
        </w:rPr>
      </w:pPr>
      <w:r w:rsidRPr="00A11E52">
        <w:rPr>
          <w:lang w:eastAsia="en-CA"/>
        </w:rPr>
        <w:t> </w:t>
      </w:r>
    </w:p>
    <w:p w14:paraId="38BAFA52" w14:textId="1F9729E0" w:rsidR="00A11E52" w:rsidRPr="00A11E52" w:rsidRDefault="00A11E52" w:rsidP="00E73255">
      <w:pPr>
        <w:rPr>
          <w:lang w:eastAsia="en-CA"/>
        </w:rPr>
      </w:pPr>
      <w:r w:rsidRPr="00A11E52">
        <w:rPr>
          <w:lang w:eastAsia="en-CA"/>
        </w:rPr>
        <w:t xml:space="preserve">In this study, we evaluated the effectiveness of four environmental surrogates that were recently used to identify representative ecological benchmarks in the boreal region. Benchmarks were first built based on best practices for ensuring intactness, size and hydrologic connectivity (Lisgo et al. </w:t>
      </w:r>
      <w:r w:rsidRPr="00A11E52">
        <w:rPr>
          <w:i/>
          <w:iCs/>
          <w:lang w:eastAsia="en-CA"/>
        </w:rPr>
        <w:t>in prep</w:t>
      </w:r>
      <w:r w:rsidRPr="00A11E52">
        <w:rPr>
          <w:lang w:eastAsia="en-CA"/>
        </w:rPr>
        <w:t xml:space="preserve">). Networks of benchmarks were then ranked in terms of ecological representation using the four surrogates. From the large pool of benchmark networks assembled, representative and non-representative networks were selected and used in the </w:t>
      </w:r>
      <w:r w:rsidR="00E73255" w:rsidRPr="00A11E52">
        <w:rPr>
          <w:lang w:eastAsia="en-CA"/>
        </w:rPr>
        <w:t>evaluation</w:t>
      </w:r>
      <w:r w:rsidRPr="00A11E52">
        <w:rPr>
          <w:lang w:eastAsia="en-CA"/>
        </w:rPr>
        <w:t>. Our results suggest that, in general, networks of ecological benchmarks that are selected for high levels of surrogate representation, are also effective at representing caribou, songbirds, and waterfowl in the boreal region. The approach thus lends itself well to the design of an effective conservation network that is representative of a regions' biodiversity. Moreover, the use of map-based surrogates that are representative of other elements of biodiversity greatly facilitates large-scale conservation planning in a cost-effective way across remote areas with many information gaps such as the boreal region of Canada.</w:t>
      </w:r>
    </w:p>
    <w:p w14:paraId="72A82755" w14:textId="500341F5" w:rsidR="00DC56B1" w:rsidRPr="005C22A1" w:rsidRDefault="00DC56B1" w:rsidP="00E73255"/>
    <w:p w14:paraId="280643CC" w14:textId="77777777" w:rsidR="005C22A1" w:rsidRDefault="005C22A1" w:rsidP="00E73255"/>
    <w:p w14:paraId="11E451ED" w14:textId="730D6A4E" w:rsidR="00F23AF1" w:rsidRDefault="00F23AF1" w:rsidP="00F23AF1">
      <w:pPr>
        <w:pStyle w:val="Heading1"/>
      </w:pPr>
      <w:r>
        <w:t>Acknowledgements</w:t>
      </w:r>
    </w:p>
    <w:p w14:paraId="64B42832" w14:textId="77777777" w:rsidR="00F23AF1" w:rsidRDefault="00F23AF1" w:rsidP="004F20A6"/>
    <w:p w14:paraId="2D409FD4" w14:textId="77777777" w:rsidR="00F23AF1" w:rsidRDefault="00F23AF1" w:rsidP="004F20A6"/>
    <w:p w14:paraId="03DD3671" w14:textId="2E5F431A" w:rsidR="00002CAF" w:rsidRDefault="00002CAF" w:rsidP="00002CAF">
      <w:pPr>
        <w:pStyle w:val="Heading1"/>
      </w:pPr>
      <w:r>
        <w:lastRenderedPageBreak/>
        <w:t>Supp</w:t>
      </w:r>
      <w:r w:rsidR="003F5786">
        <w:t>orting Information</w:t>
      </w:r>
    </w:p>
    <w:p w14:paraId="251BB17E" w14:textId="15065689" w:rsidR="00002CAF" w:rsidRDefault="00002CAF" w:rsidP="004F20A6"/>
    <w:p w14:paraId="263FC667" w14:textId="4A83C560" w:rsidR="003F5786" w:rsidRDefault="00CA6D7F" w:rsidP="009A3210">
      <w:r>
        <w:t>Additional material is available at</w:t>
      </w:r>
      <w:r w:rsidR="009A3210">
        <w:t xml:space="preserve"> </w:t>
      </w:r>
      <w:hyperlink r:id="rId14" w:history="1">
        <w:r w:rsidR="00B32137" w:rsidRPr="00362571">
          <w:rPr>
            <w:rStyle w:val="Hyperlink"/>
          </w:rPr>
          <w:t>https://github.com/prvernier/surrogates</w:t>
        </w:r>
      </w:hyperlink>
      <w:r w:rsidR="00531420">
        <w:t>:</w:t>
      </w:r>
    </w:p>
    <w:p w14:paraId="0A23F495" w14:textId="18EA6F3C" w:rsidR="000636CC" w:rsidRDefault="000636CC" w:rsidP="00253AF0">
      <w:pPr>
        <w:pStyle w:val="ListParagraph"/>
        <w:numPr>
          <w:ilvl w:val="0"/>
          <w:numId w:val="2"/>
        </w:numPr>
      </w:pPr>
      <w:r w:rsidRPr="000636CC">
        <w:t>Appendices S1 and S2 - Construction and filtering of benchmark networks</w:t>
      </w:r>
      <w:r>
        <w:t>.</w:t>
      </w:r>
    </w:p>
    <w:p w14:paraId="1C7687ED" w14:textId="77777777" w:rsidR="000636CC" w:rsidRPr="008C3FA6" w:rsidRDefault="000636CC" w:rsidP="000636CC">
      <w:pPr>
        <w:pStyle w:val="ListParagraph"/>
        <w:numPr>
          <w:ilvl w:val="0"/>
          <w:numId w:val="2"/>
        </w:numPr>
        <w:rPr>
          <w:b/>
        </w:rPr>
      </w:pPr>
      <w:r>
        <w:t>Table S1. Common and scientific names of test species.</w:t>
      </w:r>
    </w:p>
    <w:p w14:paraId="3CC0F325" w14:textId="77777777" w:rsidR="000636CC" w:rsidRDefault="000636CC" w:rsidP="000636CC">
      <w:pPr>
        <w:pStyle w:val="ListParagraph"/>
        <w:numPr>
          <w:ilvl w:val="0"/>
          <w:numId w:val="2"/>
        </w:numPr>
      </w:pPr>
      <w:r>
        <w:t>Table S2. Summary of multiple linear regression models relating surrogates KS values to species KS values for all ecoregions with representative and non-representative networks in the boreal region of Canada.</w:t>
      </w:r>
    </w:p>
    <w:p w14:paraId="4AC0C9FD" w14:textId="01D0AA8A" w:rsidR="00531420" w:rsidRPr="000636CC" w:rsidRDefault="00111DBC" w:rsidP="000636CC">
      <w:pPr>
        <w:pStyle w:val="ListParagraph"/>
        <w:numPr>
          <w:ilvl w:val="0"/>
          <w:numId w:val="2"/>
        </w:numPr>
      </w:pPr>
      <w:r>
        <w:t>Case study demonstrating the difference between evaluating representativeness and representation in one ecoregion.</w:t>
      </w:r>
      <w:r w:rsidR="00531420" w:rsidRPr="007901D8">
        <w:t xml:space="preserve"> </w:t>
      </w:r>
    </w:p>
    <w:p w14:paraId="7326468E" w14:textId="77777777" w:rsidR="000636CC" w:rsidRDefault="000636CC" w:rsidP="000636CC">
      <w:pPr>
        <w:pStyle w:val="ListParagraph"/>
        <w:numPr>
          <w:ilvl w:val="0"/>
          <w:numId w:val="2"/>
        </w:numPr>
      </w:pPr>
      <w:r>
        <w:t>Shiny app for exploring the results in more detail.</w:t>
      </w:r>
    </w:p>
    <w:p w14:paraId="5F737FED" w14:textId="77777777" w:rsidR="00EF045A" w:rsidRDefault="00EF045A" w:rsidP="00EF045A"/>
    <w:p w14:paraId="1A965116" w14:textId="77777777" w:rsidR="00D51A1E" w:rsidRDefault="00D51A1E" w:rsidP="00D51A1E"/>
    <w:p w14:paraId="6DEEAFBD" w14:textId="77777777" w:rsidR="004A5420" w:rsidRDefault="00F23AF1" w:rsidP="0000788D">
      <w:pPr>
        <w:pStyle w:val="Heading1"/>
      </w:pPr>
      <w:r>
        <w:t>Literature Cited</w:t>
      </w:r>
    </w:p>
    <w:p w14:paraId="7DF4E37C" w14:textId="029E7819" w:rsidR="00D51A1E" w:rsidRDefault="00D51A1E" w:rsidP="008E53E2"/>
    <w:p w14:paraId="5385203A" w14:textId="5264DDC5" w:rsidR="004F20A6" w:rsidRDefault="004F20A6" w:rsidP="008E53E2">
      <w:pPr>
        <w:pStyle w:val="NormalWeb"/>
        <w:spacing w:before="0" w:beforeAutospacing="0" w:after="0"/>
      </w:pPr>
      <w:r>
        <w:rPr>
          <w:rFonts w:ascii="Calibri" w:hAnsi="Calibri" w:cs="Calibri"/>
          <w:color w:val="000000"/>
          <w:sz w:val="22"/>
          <w:szCs w:val="22"/>
        </w:rPr>
        <w:t xml:space="preserve">Andrew, M.E., </w:t>
      </w:r>
      <w:r w:rsidR="008462C6">
        <w:rPr>
          <w:rFonts w:ascii="Calibri" w:hAnsi="Calibri" w:cs="Calibri"/>
          <w:color w:val="000000"/>
          <w:sz w:val="22"/>
          <w:szCs w:val="22"/>
        </w:rPr>
        <w:t xml:space="preserve">M.A. </w:t>
      </w:r>
      <w:proofErr w:type="spellStart"/>
      <w:r>
        <w:rPr>
          <w:rFonts w:ascii="Calibri" w:hAnsi="Calibri" w:cs="Calibri"/>
          <w:color w:val="000000"/>
          <w:sz w:val="22"/>
          <w:szCs w:val="22"/>
        </w:rPr>
        <w:t>Wulder</w:t>
      </w:r>
      <w:proofErr w:type="spellEnd"/>
      <w:r>
        <w:rPr>
          <w:rFonts w:ascii="Calibri" w:hAnsi="Calibri" w:cs="Calibri"/>
          <w:color w:val="000000"/>
          <w:sz w:val="22"/>
          <w:szCs w:val="22"/>
        </w:rPr>
        <w:t xml:space="preserve">, and </w:t>
      </w:r>
      <w:r w:rsidR="008462C6">
        <w:rPr>
          <w:rFonts w:ascii="Calibri" w:hAnsi="Calibri" w:cs="Calibri"/>
          <w:color w:val="000000"/>
          <w:sz w:val="22"/>
          <w:szCs w:val="22"/>
        </w:rPr>
        <w:t xml:space="preserve">J.A. </w:t>
      </w:r>
      <w:proofErr w:type="spellStart"/>
      <w:r>
        <w:rPr>
          <w:rFonts w:ascii="Calibri" w:hAnsi="Calibri" w:cs="Calibri"/>
          <w:color w:val="000000"/>
          <w:sz w:val="22"/>
          <w:szCs w:val="22"/>
        </w:rPr>
        <w:t>Cardille</w:t>
      </w:r>
      <w:proofErr w:type="spellEnd"/>
      <w:r>
        <w:rPr>
          <w:rFonts w:ascii="Calibri" w:hAnsi="Calibri" w:cs="Calibri"/>
          <w:color w:val="000000"/>
          <w:sz w:val="22"/>
          <w:szCs w:val="22"/>
        </w:rPr>
        <w:t>. 2014. Protected areas in boreal Canada: a baseline and considerations for the continued development of a representative and effective reserve network. Environmental Reviews 22</w:t>
      </w:r>
      <w:r w:rsidR="008462C6">
        <w:rPr>
          <w:rFonts w:ascii="Calibri" w:hAnsi="Calibri" w:cs="Calibri"/>
          <w:color w:val="000000"/>
          <w:sz w:val="22"/>
          <w:szCs w:val="22"/>
        </w:rPr>
        <w:t>:</w:t>
      </w:r>
      <w:r>
        <w:rPr>
          <w:rFonts w:ascii="Calibri" w:hAnsi="Calibri" w:cs="Calibri"/>
          <w:color w:val="000000"/>
          <w:sz w:val="22"/>
          <w:szCs w:val="22"/>
        </w:rPr>
        <w:t>135</w:t>
      </w:r>
      <w:r w:rsidR="008462C6">
        <w:rPr>
          <w:rFonts w:ascii="Calibri" w:hAnsi="Calibri" w:cs="Calibri"/>
          <w:color w:val="000000"/>
          <w:sz w:val="22"/>
          <w:szCs w:val="22"/>
        </w:rPr>
        <w:t>-</w:t>
      </w:r>
      <w:r>
        <w:rPr>
          <w:rFonts w:ascii="Calibri" w:hAnsi="Calibri" w:cs="Calibri"/>
          <w:color w:val="000000"/>
          <w:sz w:val="22"/>
          <w:szCs w:val="22"/>
        </w:rPr>
        <w:t>160.</w:t>
      </w:r>
    </w:p>
    <w:p w14:paraId="35322DD5" w14:textId="77777777" w:rsidR="004F20A6" w:rsidRDefault="004F20A6" w:rsidP="008E53E2"/>
    <w:p w14:paraId="61151945" w14:textId="029CA989" w:rsidR="004F20A6" w:rsidRDefault="004F20A6" w:rsidP="008E53E2">
      <w:pPr>
        <w:pStyle w:val="NormalWeb"/>
        <w:spacing w:before="0" w:beforeAutospacing="0" w:after="0"/>
      </w:pPr>
      <w:proofErr w:type="spellStart"/>
      <w:r>
        <w:rPr>
          <w:rFonts w:ascii="Calibri" w:hAnsi="Calibri" w:cs="Calibri"/>
          <w:color w:val="000000"/>
          <w:sz w:val="22"/>
          <w:szCs w:val="22"/>
        </w:rPr>
        <w:t>Arcese</w:t>
      </w:r>
      <w:proofErr w:type="spellEnd"/>
      <w:r>
        <w:rPr>
          <w:rFonts w:ascii="Calibri" w:hAnsi="Calibri" w:cs="Calibri"/>
          <w:color w:val="000000"/>
          <w:sz w:val="22"/>
          <w:szCs w:val="22"/>
        </w:rPr>
        <w:t xml:space="preserve">, P., </w:t>
      </w:r>
      <w:r w:rsidR="008462C6">
        <w:rPr>
          <w:rFonts w:ascii="Calibri" w:hAnsi="Calibri" w:cs="Calibri"/>
          <w:color w:val="000000"/>
          <w:sz w:val="22"/>
          <w:szCs w:val="22"/>
        </w:rPr>
        <w:t xml:space="preserve">and A.R.E. </w:t>
      </w:r>
      <w:r>
        <w:rPr>
          <w:rFonts w:ascii="Calibri" w:hAnsi="Calibri" w:cs="Calibri"/>
          <w:color w:val="000000"/>
          <w:sz w:val="22"/>
          <w:szCs w:val="22"/>
        </w:rPr>
        <w:t>Sinclair. 1997. The role of protected areas as ecological baselines. J</w:t>
      </w:r>
      <w:r w:rsidR="008462C6">
        <w:rPr>
          <w:rFonts w:ascii="Calibri" w:hAnsi="Calibri" w:cs="Calibri"/>
          <w:color w:val="000000"/>
          <w:sz w:val="22"/>
          <w:szCs w:val="22"/>
        </w:rPr>
        <w:t>ournal of Wildlife Management</w:t>
      </w:r>
      <w:r>
        <w:rPr>
          <w:rFonts w:ascii="Calibri" w:hAnsi="Calibri" w:cs="Calibri"/>
          <w:color w:val="000000"/>
          <w:sz w:val="22"/>
          <w:szCs w:val="22"/>
        </w:rPr>
        <w:t xml:space="preserve"> 61</w:t>
      </w:r>
      <w:r w:rsidR="008462C6">
        <w:rPr>
          <w:rFonts w:ascii="Calibri" w:hAnsi="Calibri" w:cs="Calibri"/>
          <w:color w:val="000000"/>
          <w:sz w:val="22"/>
          <w:szCs w:val="22"/>
        </w:rPr>
        <w:t>:</w:t>
      </w:r>
      <w:r>
        <w:rPr>
          <w:rFonts w:ascii="Calibri" w:hAnsi="Calibri" w:cs="Calibri"/>
          <w:color w:val="000000"/>
          <w:sz w:val="22"/>
          <w:szCs w:val="22"/>
        </w:rPr>
        <w:t>587</w:t>
      </w:r>
      <w:r w:rsidR="008462C6">
        <w:rPr>
          <w:rFonts w:ascii="Calibri" w:hAnsi="Calibri" w:cs="Calibri"/>
          <w:color w:val="000000"/>
          <w:sz w:val="22"/>
          <w:szCs w:val="22"/>
        </w:rPr>
        <w:t>-</w:t>
      </w:r>
      <w:r>
        <w:rPr>
          <w:rFonts w:ascii="Calibri" w:hAnsi="Calibri" w:cs="Calibri"/>
          <w:color w:val="000000"/>
          <w:sz w:val="22"/>
          <w:szCs w:val="22"/>
        </w:rPr>
        <w:t>602.</w:t>
      </w:r>
    </w:p>
    <w:p w14:paraId="0177648E" w14:textId="77777777" w:rsidR="004F20A6" w:rsidRDefault="004F20A6" w:rsidP="008E53E2"/>
    <w:p w14:paraId="45D35D3E" w14:textId="7FDB1AC5" w:rsidR="008462C6" w:rsidRPr="008462C6" w:rsidRDefault="008462C6" w:rsidP="008E53E2">
      <w:pPr>
        <w:rPr>
          <w:rFonts w:ascii="Calibri" w:hAnsi="Calibri" w:cs="Calibri"/>
          <w:color w:val="000000"/>
        </w:rPr>
      </w:pPr>
      <w:r>
        <w:rPr>
          <w:rFonts w:ascii="Calibri" w:hAnsi="Calibri" w:cs="Calibri"/>
          <w:color w:val="000000"/>
        </w:rPr>
        <w:t xml:space="preserve">Albuquerque, F., and P. </w:t>
      </w:r>
      <w:proofErr w:type="spellStart"/>
      <w:r>
        <w:rPr>
          <w:rFonts w:ascii="Calibri" w:hAnsi="Calibri" w:cs="Calibri"/>
          <w:color w:val="000000"/>
        </w:rPr>
        <w:t>Beier</w:t>
      </w:r>
      <w:proofErr w:type="spellEnd"/>
      <w:r>
        <w:rPr>
          <w:rFonts w:ascii="Calibri" w:hAnsi="Calibri" w:cs="Calibri"/>
          <w:color w:val="000000"/>
        </w:rPr>
        <w:t>. 2018.</w:t>
      </w:r>
      <w:r w:rsidRPr="008462C6">
        <w:t xml:space="preserve"> </w:t>
      </w:r>
      <w:r w:rsidRPr="008462C6">
        <w:rPr>
          <w:rFonts w:ascii="Calibri" w:hAnsi="Calibri" w:cs="Calibri"/>
          <w:color w:val="000000"/>
        </w:rPr>
        <w:t>Improving the use of environmental diversity as a surrogate for</w:t>
      </w:r>
    </w:p>
    <w:p w14:paraId="6018227F" w14:textId="16DEA408" w:rsidR="008462C6" w:rsidRDefault="008462C6" w:rsidP="008E53E2">
      <w:pPr>
        <w:rPr>
          <w:rFonts w:ascii="Calibri" w:hAnsi="Calibri" w:cs="Calibri"/>
          <w:color w:val="000000"/>
        </w:rPr>
      </w:pPr>
      <w:r w:rsidRPr="008462C6">
        <w:rPr>
          <w:rFonts w:ascii="Calibri" w:hAnsi="Calibri" w:cs="Calibri"/>
          <w:color w:val="000000"/>
        </w:rPr>
        <w:t>species representation</w:t>
      </w:r>
      <w:r>
        <w:rPr>
          <w:rFonts w:ascii="Calibri" w:hAnsi="Calibri" w:cs="Calibri"/>
          <w:color w:val="000000"/>
        </w:rPr>
        <w:t>. Ecology and Evolution 8:852-858.</w:t>
      </w:r>
    </w:p>
    <w:p w14:paraId="1AAD48AE" w14:textId="77777777" w:rsidR="008462C6" w:rsidRDefault="008462C6" w:rsidP="008E53E2"/>
    <w:p w14:paraId="4F430787" w14:textId="310EC843" w:rsidR="004F20A6" w:rsidRDefault="004F20A6" w:rsidP="008E53E2">
      <w:pPr>
        <w:pStyle w:val="NormalWeb"/>
        <w:spacing w:before="0" w:beforeAutospacing="0" w:after="0"/>
      </w:pPr>
      <w:proofErr w:type="spellStart"/>
      <w:r>
        <w:rPr>
          <w:rFonts w:ascii="Calibri" w:hAnsi="Calibri" w:cs="Calibri"/>
          <w:color w:val="000000"/>
          <w:sz w:val="22"/>
          <w:szCs w:val="22"/>
        </w:rPr>
        <w:t>Andrefouet</w:t>
      </w:r>
      <w:proofErr w:type="spellEnd"/>
      <w:r>
        <w:rPr>
          <w:rFonts w:ascii="Calibri" w:hAnsi="Calibri" w:cs="Calibri"/>
          <w:color w:val="000000"/>
          <w:sz w:val="22"/>
          <w:szCs w:val="22"/>
        </w:rPr>
        <w:t xml:space="preserve">, S., </w:t>
      </w:r>
      <w:r w:rsidR="00191853">
        <w:rPr>
          <w:rFonts w:ascii="Calibri" w:hAnsi="Calibri" w:cs="Calibri"/>
          <w:color w:val="000000"/>
          <w:sz w:val="22"/>
          <w:szCs w:val="22"/>
        </w:rPr>
        <w:t xml:space="preserve">M.A. </w:t>
      </w:r>
      <w:r>
        <w:rPr>
          <w:rFonts w:ascii="Calibri" w:hAnsi="Calibri" w:cs="Calibri"/>
          <w:color w:val="000000"/>
          <w:sz w:val="22"/>
          <w:szCs w:val="22"/>
        </w:rPr>
        <w:t xml:space="preserve">Hamel, and </w:t>
      </w:r>
      <w:r w:rsidR="00E452A3">
        <w:rPr>
          <w:rFonts w:ascii="Calibri" w:hAnsi="Calibri" w:cs="Calibri"/>
          <w:color w:val="000000"/>
          <w:sz w:val="22"/>
          <w:szCs w:val="22"/>
        </w:rPr>
        <w:t xml:space="preserve">M. </w:t>
      </w:r>
      <w:proofErr w:type="spellStart"/>
      <w:r>
        <w:rPr>
          <w:rFonts w:ascii="Calibri" w:hAnsi="Calibri" w:cs="Calibri"/>
          <w:color w:val="000000"/>
          <w:sz w:val="22"/>
          <w:szCs w:val="22"/>
        </w:rPr>
        <w:t>Dalleau</w:t>
      </w:r>
      <w:proofErr w:type="spellEnd"/>
      <w:r>
        <w:rPr>
          <w:rFonts w:ascii="Calibri" w:hAnsi="Calibri" w:cs="Calibri"/>
          <w:color w:val="000000"/>
          <w:sz w:val="22"/>
          <w:szCs w:val="22"/>
        </w:rPr>
        <w:t>. 2012. Distinction between effective pattern-based</w:t>
      </w:r>
    </w:p>
    <w:p w14:paraId="59849B3C" w14:textId="71EC552B" w:rsidR="004F20A6" w:rsidRDefault="004F20A6" w:rsidP="008E53E2">
      <w:pPr>
        <w:pStyle w:val="NormalWeb"/>
        <w:spacing w:before="0" w:beforeAutospacing="0" w:after="0"/>
      </w:pPr>
      <w:r>
        <w:rPr>
          <w:rFonts w:ascii="Calibri" w:hAnsi="Calibri" w:cs="Calibri"/>
          <w:color w:val="000000"/>
          <w:sz w:val="22"/>
          <w:szCs w:val="22"/>
        </w:rPr>
        <w:t>and selection-based biodiversity surrogates is essential: caveats for managers. Marine Ecology Progress Series 452</w:t>
      </w:r>
      <w:r w:rsidR="00191853">
        <w:rPr>
          <w:rFonts w:ascii="Calibri" w:hAnsi="Calibri" w:cs="Calibri"/>
          <w:color w:val="000000"/>
          <w:sz w:val="22"/>
          <w:szCs w:val="22"/>
        </w:rPr>
        <w:t>:</w:t>
      </w:r>
      <w:r>
        <w:rPr>
          <w:rFonts w:ascii="Calibri" w:hAnsi="Calibri" w:cs="Calibri"/>
          <w:color w:val="000000"/>
          <w:sz w:val="22"/>
          <w:szCs w:val="22"/>
        </w:rPr>
        <w:t>287-295.</w:t>
      </w:r>
    </w:p>
    <w:p w14:paraId="4F443ACA" w14:textId="7CA214EC" w:rsidR="004F20A6" w:rsidRDefault="004F20A6" w:rsidP="008E53E2"/>
    <w:p w14:paraId="7109AD19" w14:textId="40AA7014" w:rsidR="002D5803" w:rsidRDefault="002D5803" w:rsidP="008E53E2">
      <w:r w:rsidRPr="002D5803">
        <w:t xml:space="preserve">Araújo, M. B., C. J. Humphries, P. J. </w:t>
      </w:r>
      <w:proofErr w:type="spellStart"/>
      <w:r w:rsidRPr="002D5803">
        <w:t>Densham</w:t>
      </w:r>
      <w:proofErr w:type="spellEnd"/>
      <w:r w:rsidRPr="002D5803">
        <w:t xml:space="preserve">, R. </w:t>
      </w:r>
      <w:proofErr w:type="spellStart"/>
      <w:r w:rsidRPr="002D5803">
        <w:t>Lampinen</w:t>
      </w:r>
      <w:proofErr w:type="spellEnd"/>
      <w:r w:rsidRPr="002D5803">
        <w:t xml:space="preserve">, W. J. M. </w:t>
      </w:r>
      <w:proofErr w:type="spellStart"/>
      <w:r w:rsidRPr="002D5803">
        <w:t>Hagemeijer</w:t>
      </w:r>
      <w:proofErr w:type="spellEnd"/>
      <w:r w:rsidRPr="002D5803">
        <w:t xml:space="preserve">, A. J. Mitchell-Jones, and J. P. </w:t>
      </w:r>
      <w:proofErr w:type="spellStart"/>
      <w:r w:rsidRPr="002D5803">
        <w:t>Gasc</w:t>
      </w:r>
      <w:proofErr w:type="spellEnd"/>
      <w:r w:rsidRPr="002D5803">
        <w:t xml:space="preserve">. 2001. Would environmental diversity be a good surrogate for species diversity? </w:t>
      </w:r>
      <w:proofErr w:type="spellStart"/>
      <w:r w:rsidRPr="002D5803">
        <w:t>Ecography</w:t>
      </w:r>
      <w:proofErr w:type="spellEnd"/>
      <w:r w:rsidRPr="002D5803">
        <w:t xml:space="preserve"> 24:103–110.</w:t>
      </w:r>
    </w:p>
    <w:p w14:paraId="63FE8418" w14:textId="77777777" w:rsidR="002D5803" w:rsidRDefault="002D5803" w:rsidP="008E53E2"/>
    <w:p w14:paraId="025B115C" w14:textId="77777777" w:rsidR="00636CE5" w:rsidRDefault="00636CE5" w:rsidP="00636CE5">
      <w:r>
        <w:t xml:space="preserve">Barker, N. K. S., S. G. Cumming, and M. </w:t>
      </w:r>
      <w:proofErr w:type="spellStart"/>
      <w:r>
        <w:t>Darveau</w:t>
      </w:r>
      <w:proofErr w:type="spellEnd"/>
      <w:r>
        <w:t>. 2014. Models to predict the distribution and abundance of breeding ducks in Canada. Avian Conservation and Ecology 9(2): 7.</w:t>
      </w:r>
    </w:p>
    <w:p w14:paraId="407C89C9" w14:textId="7AB5B249" w:rsidR="009403B3" w:rsidRDefault="00636CE5" w:rsidP="00636CE5">
      <w:r>
        <w:t>http://dx.doi.org/10.5751/ACE-00699-090207</w:t>
      </w:r>
    </w:p>
    <w:p w14:paraId="77F1072F" w14:textId="77777777" w:rsidR="009403B3" w:rsidRDefault="009403B3" w:rsidP="008E53E2"/>
    <w:p w14:paraId="29D3C902" w14:textId="77777777" w:rsidR="002D080C" w:rsidRDefault="002D080C" w:rsidP="008E53E2">
      <w:pPr>
        <w:rPr>
          <w:ins w:id="476" w:author="kim" w:date="2020-02-03T09:57:00Z"/>
        </w:rPr>
      </w:pPr>
      <w:commentRangeStart w:id="477"/>
      <w:ins w:id="478" w:author="kim" w:date="2020-02-03T09:57:00Z">
        <w:r w:rsidRPr="002D080C">
          <w:t xml:space="preserve">BEACONs. 2011. </w:t>
        </w:r>
        <w:commentRangeEnd w:id="477"/>
        <w:r>
          <w:rPr>
            <w:rStyle w:val="CommentReference"/>
          </w:rPr>
          <w:commentReference w:id="477"/>
        </w:r>
        <w:r w:rsidRPr="002D080C">
          <w:t xml:space="preserve">Lake-edge density version 2.0 dataset. Canadian BEACONs Project, University of Alberta, Edmonton, AB. </w:t>
        </w:r>
      </w:ins>
    </w:p>
    <w:p w14:paraId="075023FF" w14:textId="77777777" w:rsidR="002D080C" w:rsidRDefault="002D080C" w:rsidP="008E53E2">
      <w:pPr>
        <w:rPr>
          <w:ins w:id="479" w:author="kim" w:date="2020-02-03T09:57:00Z"/>
        </w:rPr>
      </w:pPr>
    </w:p>
    <w:p w14:paraId="199A3CF0" w14:textId="3CD30ABF" w:rsidR="005943AF" w:rsidRDefault="005943AF" w:rsidP="008E53E2">
      <w:r w:rsidRPr="005943AF">
        <w:lastRenderedPageBreak/>
        <w:t>BEACONs. 2017. Manual Benchmark Builder Version 3.3.15. BEACONs Project, University of Alberta, Edmonton. AB.</w:t>
      </w:r>
    </w:p>
    <w:p w14:paraId="029D4298" w14:textId="77777777" w:rsidR="005943AF" w:rsidRDefault="005943AF" w:rsidP="008E53E2"/>
    <w:p w14:paraId="07904A1A" w14:textId="0E4E1B27" w:rsidR="004F20A6" w:rsidRDefault="004F20A6" w:rsidP="008E53E2">
      <w:pPr>
        <w:pStyle w:val="NormalWeb"/>
        <w:spacing w:before="0" w:beforeAutospacing="0" w:after="0"/>
      </w:pPr>
      <w:proofErr w:type="spellStart"/>
      <w:r>
        <w:rPr>
          <w:rFonts w:ascii="Calibri" w:hAnsi="Calibri" w:cs="Calibri"/>
          <w:color w:val="000000"/>
          <w:sz w:val="22"/>
          <w:szCs w:val="22"/>
        </w:rPr>
        <w:t>Beier</w:t>
      </w:r>
      <w:proofErr w:type="spellEnd"/>
      <w:r>
        <w:rPr>
          <w:rFonts w:ascii="Calibri" w:hAnsi="Calibri" w:cs="Calibri"/>
          <w:color w:val="000000"/>
          <w:sz w:val="22"/>
          <w:szCs w:val="22"/>
        </w:rPr>
        <w:t>, P., and F. Albuquerque 2015. Environmental diversity as a surrogate for species representation. Conservation Biology 29: 1401-1410.</w:t>
      </w:r>
    </w:p>
    <w:p w14:paraId="45777E7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43A9B55" w14:textId="7B243C3F" w:rsidR="004F20A6" w:rsidRDefault="004F20A6" w:rsidP="008E53E2">
      <w:pPr>
        <w:pStyle w:val="NormalWeb"/>
        <w:spacing w:before="0" w:beforeAutospacing="0" w:after="0"/>
      </w:pPr>
      <w:proofErr w:type="spellStart"/>
      <w:r>
        <w:rPr>
          <w:rFonts w:ascii="Calibri" w:hAnsi="Calibri" w:cs="Calibri"/>
          <w:color w:val="000000"/>
          <w:sz w:val="22"/>
          <w:szCs w:val="22"/>
        </w:rPr>
        <w:t>Beier</w:t>
      </w:r>
      <w:proofErr w:type="spellEnd"/>
      <w:r>
        <w:rPr>
          <w:rFonts w:ascii="Calibri" w:hAnsi="Calibri" w:cs="Calibri"/>
          <w:color w:val="000000"/>
          <w:sz w:val="22"/>
          <w:szCs w:val="22"/>
        </w:rPr>
        <w:t xml:space="preserve">, P., </w:t>
      </w:r>
      <w:r w:rsidR="00E452A3">
        <w:rPr>
          <w:rFonts w:ascii="Calibri" w:hAnsi="Calibri" w:cs="Calibri"/>
          <w:color w:val="000000"/>
          <w:sz w:val="22"/>
          <w:szCs w:val="22"/>
        </w:rPr>
        <w:t xml:space="preserve">P. </w:t>
      </w:r>
      <w:r>
        <w:rPr>
          <w:rFonts w:ascii="Calibri" w:hAnsi="Calibri" w:cs="Calibri"/>
          <w:color w:val="000000"/>
          <w:sz w:val="22"/>
          <w:szCs w:val="22"/>
        </w:rPr>
        <w:t>Sutcliffe,</w:t>
      </w:r>
      <w:r w:rsidR="00E452A3">
        <w:rPr>
          <w:rFonts w:ascii="Calibri" w:hAnsi="Calibri" w:cs="Calibri"/>
          <w:color w:val="000000"/>
          <w:sz w:val="22"/>
          <w:szCs w:val="22"/>
        </w:rPr>
        <w:t xml:space="preserve"> J.</w:t>
      </w:r>
      <w:r>
        <w:rPr>
          <w:rFonts w:ascii="Calibri" w:hAnsi="Calibri" w:cs="Calibri"/>
          <w:color w:val="000000"/>
          <w:sz w:val="22"/>
          <w:szCs w:val="22"/>
        </w:rPr>
        <w:t xml:space="preserve"> </w:t>
      </w:r>
      <w:proofErr w:type="spellStart"/>
      <w:r>
        <w:rPr>
          <w:rFonts w:ascii="Calibri" w:hAnsi="Calibri" w:cs="Calibri"/>
          <w:color w:val="000000"/>
          <w:sz w:val="22"/>
          <w:szCs w:val="22"/>
        </w:rPr>
        <w:t>Hjort</w:t>
      </w:r>
      <w:proofErr w:type="spellEnd"/>
      <w:r>
        <w:rPr>
          <w:rFonts w:ascii="Calibri" w:hAnsi="Calibri" w:cs="Calibri"/>
          <w:color w:val="000000"/>
          <w:sz w:val="22"/>
          <w:szCs w:val="22"/>
        </w:rPr>
        <w:t xml:space="preserve">, </w:t>
      </w:r>
      <w:r w:rsidR="00E452A3">
        <w:rPr>
          <w:rFonts w:ascii="Calibri" w:hAnsi="Calibri" w:cs="Calibri"/>
          <w:color w:val="000000"/>
          <w:sz w:val="22"/>
          <w:szCs w:val="22"/>
        </w:rPr>
        <w:t xml:space="preserve">D.P. </w:t>
      </w:r>
      <w:r>
        <w:rPr>
          <w:rFonts w:ascii="Calibri" w:hAnsi="Calibri" w:cs="Calibri"/>
          <w:color w:val="000000"/>
          <w:sz w:val="22"/>
          <w:szCs w:val="22"/>
        </w:rPr>
        <w:t xml:space="preserve">Faith, </w:t>
      </w:r>
      <w:r w:rsidR="00E452A3">
        <w:rPr>
          <w:rFonts w:ascii="Calibri" w:hAnsi="Calibri" w:cs="Calibri"/>
          <w:color w:val="000000"/>
          <w:sz w:val="22"/>
          <w:szCs w:val="22"/>
        </w:rPr>
        <w:t xml:space="preserve">R.L. </w:t>
      </w:r>
      <w:proofErr w:type="spellStart"/>
      <w:r>
        <w:rPr>
          <w:rFonts w:ascii="Calibri" w:hAnsi="Calibri" w:cs="Calibri"/>
          <w:color w:val="000000"/>
          <w:sz w:val="22"/>
          <w:szCs w:val="22"/>
        </w:rPr>
        <w:t>Pressey</w:t>
      </w:r>
      <w:proofErr w:type="spellEnd"/>
      <w:r w:rsidR="00E452A3">
        <w:rPr>
          <w:rFonts w:ascii="Calibri" w:hAnsi="Calibri" w:cs="Calibri"/>
          <w:color w:val="000000"/>
          <w:sz w:val="22"/>
          <w:szCs w:val="22"/>
        </w:rPr>
        <w:t>,</w:t>
      </w:r>
      <w:r>
        <w:rPr>
          <w:rFonts w:ascii="Calibri" w:hAnsi="Calibri" w:cs="Calibri"/>
          <w:color w:val="000000"/>
          <w:sz w:val="22"/>
          <w:szCs w:val="22"/>
        </w:rPr>
        <w:t xml:space="preserve"> and </w:t>
      </w:r>
      <w:r w:rsidR="00E452A3">
        <w:rPr>
          <w:rFonts w:ascii="Calibri" w:hAnsi="Calibri" w:cs="Calibri"/>
          <w:color w:val="000000"/>
          <w:sz w:val="22"/>
          <w:szCs w:val="22"/>
        </w:rPr>
        <w:t xml:space="preserve">F. </w:t>
      </w:r>
      <w:proofErr w:type="spellStart"/>
      <w:r>
        <w:rPr>
          <w:rFonts w:ascii="Calibri" w:hAnsi="Calibri" w:cs="Calibri"/>
          <w:color w:val="000000"/>
          <w:sz w:val="22"/>
          <w:szCs w:val="22"/>
        </w:rPr>
        <w:t>Alburqurque</w:t>
      </w:r>
      <w:proofErr w:type="spellEnd"/>
      <w:r>
        <w:rPr>
          <w:rFonts w:ascii="Calibri" w:hAnsi="Calibri" w:cs="Calibri"/>
          <w:color w:val="000000"/>
          <w:sz w:val="22"/>
          <w:szCs w:val="22"/>
        </w:rPr>
        <w:t>. 2015. A review of selection-based tests of abiotic surrogates for species representation. Conservation Biology 29(3)</w:t>
      </w:r>
      <w:r w:rsidR="00E452A3">
        <w:rPr>
          <w:rFonts w:ascii="Calibri" w:hAnsi="Calibri" w:cs="Calibri"/>
          <w:color w:val="000000"/>
          <w:sz w:val="22"/>
          <w:szCs w:val="22"/>
        </w:rPr>
        <w:t>:</w:t>
      </w:r>
      <w:r>
        <w:rPr>
          <w:rFonts w:ascii="Calibri" w:hAnsi="Calibri" w:cs="Calibri"/>
          <w:color w:val="000000"/>
          <w:sz w:val="22"/>
          <w:szCs w:val="22"/>
        </w:rPr>
        <w:t>668-679.</w:t>
      </w:r>
    </w:p>
    <w:p w14:paraId="2765BD09" w14:textId="77777777" w:rsidR="004F20A6" w:rsidRDefault="004F20A6" w:rsidP="008E53E2"/>
    <w:p w14:paraId="0511BBBE" w14:textId="4FAD54EA" w:rsidR="004F20A6" w:rsidRDefault="004F20A6" w:rsidP="008E53E2">
      <w:pPr>
        <w:pStyle w:val="NormalWeb"/>
        <w:spacing w:before="0" w:beforeAutospacing="0" w:after="0"/>
      </w:pPr>
      <w:r>
        <w:rPr>
          <w:rFonts w:ascii="Calibri" w:hAnsi="Calibri" w:cs="Calibri"/>
          <w:color w:val="000000"/>
          <w:sz w:val="22"/>
          <w:szCs w:val="22"/>
        </w:rPr>
        <w:t xml:space="preserve">Brandt J. P., </w:t>
      </w:r>
      <w:r w:rsidR="00E452A3">
        <w:rPr>
          <w:rFonts w:ascii="Calibri" w:hAnsi="Calibri" w:cs="Calibri"/>
          <w:color w:val="000000"/>
          <w:sz w:val="22"/>
          <w:szCs w:val="22"/>
        </w:rPr>
        <w:t xml:space="preserve">M.D. </w:t>
      </w:r>
      <w:r>
        <w:rPr>
          <w:rFonts w:ascii="Calibri" w:hAnsi="Calibri" w:cs="Calibri"/>
          <w:color w:val="000000"/>
          <w:sz w:val="22"/>
          <w:szCs w:val="22"/>
        </w:rPr>
        <w:t xml:space="preserve">Flannigan, </w:t>
      </w:r>
      <w:r w:rsidR="00E452A3">
        <w:rPr>
          <w:rFonts w:ascii="Calibri" w:hAnsi="Calibri" w:cs="Calibri"/>
          <w:color w:val="000000"/>
          <w:sz w:val="22"/>
          <w:szCs w:val="22"/>
        </w:rPr>
        <w:t xml:space="preserve">D.G. </w:t>
      </w:r>
      <w:r>
        <w:rPr>
          <w:rFonts w:ascii="Calibri" w:hAnsi="Calibri" w:cs="Calibri"/>
          <w:color w:val="000000"/>
          <w:sz w:val="22"/>
          <w:szCs w:val="22"/>
        </w:rPr>
        <w:t>Maynard, and I. D. Thompson. 2013. An introduction to Canada’s boreal zone: ecosystem processes, health, sustainability, and environmental issues. Environmental Reviews 226:207–226.</w:t>
      </w:r>
    </w:p>
    <w:p w14:paraId="145C27B7" w14:textId="387F9694" w:rsidR="004F20A6" w:rsidRDefault="004F20A6" w:rsidP="008E53E2"/>
    <w:p w14:paraId="11C08AC7" w14:textId="2205C176" w:rsidR="002D5803" w:rsidRDefault="002D5803" w:rsidP="008E53E2">
      <w:r w:rsidRPr="002D5803">
        <w:t>Carmel, Y., and L. Stroller-</w:t>
      </w:r>
      <w:proofErr w:type="spellStart"/>
      <w:r w:rsidRPr="002D5803">
        <w:t>Cavari</w:t>
      </w:r>
      <w:proofErr w:type="spellEnd"/>
      <w:r w:rsidRPr="002D5803">
        <w:t>. 2006. Comparing environmental and biological surrogates for biodiversity at a local scale. Israel Journal of Ecology and Evolution 52:11–27.</w:t>
      </w:r>
    </w:p>
    <w:p w14:paraId="57406D07" w14:textId="77777777" w:rsidR="002D5803" w:rsidRDefault="002D5803" w:rsidP="008E53E2"/>
    <w:p w14:paraId="75DE5280" w14:textId="6F2C8CD3" w:rsidR="007930E6" w:rsidRDefault="007930E6" w:rsidP="008E53E2">
      <w:r>
        <w:t xml:space="preserve">Caro, T.M. and </w:t>
      </w:r>
      <w:r w:rsidR="00E452A3">
        <w:t xml:space="preserve">G. </w:t>
      </w:r>
      <w:proofErr w:type="spellStart"/>
      <w:r>
        <w:t>O’Doherty</w:t>
      </w:r>
      <w:proofErr w:type="spellEnd"/>
      <w:r>
        <w:t>. 1999. On the use of surrogate species in conservation biology.</w:t>
      </w:r>
      <w:r w:rsidR="00BF31FD">
        <w:t xml:space="preserve"> Conservation Biology 13(4):805-814.</w:t>
      </w:r>
    </w:p>
    <w:p w14:paraId="16831D36" w14:textId="1F85ACAF" w:rsidR="007930E6" w:rsidRDefault="007930E6" w:rsidP="008E53E2"/>
    <w:p w14:paraId="663E6DB2" w14:textId="386E5AE7" w:rsidR="002D5803" w:rsidRDefault="002D5803" w:rsidP="008E53E2">
      <w:r w:rsidRPr="002D5803">
        <w:t xml:space="preserve">Carvalho, S. B., J. C. Brito, E. J. Crespo, and H. P. </w:t>
      </w:r>
      <w:proofErr w:type="spellStart"/>
      <w:r w:rsidRPr="002D5803">
        <w:t>Possingham</w:t>
      </w:r>
      <w:proofErr w:type="spellEnd"/>
      <w:r w:rsidRPr="002D5803">
        <w:t>. 2011. Incorporating evolutionary processes into conservation planning using species distribution data: a case study with the western Mediterranean herpetofauna. Diversity and Distributions 17:408–421.</w:t>
      </w:r>
    </w:p>
    <w:p w14:paraId="0724464E" w14:textId="77777777" w:rsidR="002D5803" w:rsidRDefault="002D5803" w:rsidP="008E53E2"/>
    <w:p w14:paraId="2E6C5A18" w14:textId="16E19B16" w:rsidR="004F20A6" w:rsidRDefault="004F20A6" w:rsidP="008E53E2">
      <w:pPr>
        <w:pStyle w:val="NormalWeb"/>
        <w:spacing w:before="0" w:beforeAutospacing="0" w:after="0"/>
      </w:pPr>
      <w:r>
        <w:rPr>
          <w:rFonts w:ascii="Calibri" w:hAnsi="Calibri" w:cs="Calibri"/>
          <w:color w:val="000000"/>
          <w:sz w:val="22"/>
          <w:szCs w:val="22"/>
        </w:rPr>
        <w:t>CEC. 2013. 2010 Land Cover of North America at 250 meters, Edition 1.0. Commission for Environmental Cooperation, Montréal, QC.</w:t>
      </w:r>
    </w:p>
    <w:p w14:paraId="0DC9108E" w14:textId="77777777" w:rsidR="004F20A6" w:rsidRDefault="004F20A6" w:rsidP="008E53E2"/>
    <w:p w14:paraId="758CD626" w14:textId="679E2C8E" w:rsidR="004F20A6" w:rsidRPr="00091F3A" w:rsidRDefault="004F20A6" w:rsidP="008E53E2">
      <w:pPr>
        <w:pStyle w:val="NormalWeb"/>
        <w:spacing w:before="0" w:beforeAutospacing="0" w:after="0"/>
      </w:pPr>
      <w:proofErr w:type="spellStart"/>
      <w:r>
        <w:rPr>
          <w:rFonts w:ascii="Calibri" w:hAnsi="Calibri" w:cs="Calibri"/>
          <w:color w:val="000000"/>
          <w:sz w:val="22"/>
          <w:szCs w:val="22"/>
        </w:rPr>
        <w:t>Coristine</w:t>
      </w:r>
      <w:proofErr w:type="spellEnd"/>
      <w:r>
        <w:rPr>
          <w:rFonts w:ascii="Calibri" w:hAnsi="Calibri" w:cs="Calibri"/>
          <w:color w:val="000000"/>
          <w:sz w:val="22"/>
          <w:szCs w:val="22"/>
        </w:rPr>
        <w:t xml:space="preserve">, L.E., </w:t>
      </w:r>
      <w:r w:rsidR="0060582A">
        <w:rPr>
          <w:rFonts w:ascii="Calibri" w:hAnsi="Calibri" w:cs="Calibri"/>
          <w:color w:val="000000"/>
          <w:sz w:val="22"/>
          <w:szCs w:val="22"/>
        </w:rPr>
        <w:t xml:space="preserve">A.L. </w:t>
      </w:r>
      <w:r>
        <w:rPr>
          <w:rFonts w:ascii="Calibri" w:hAnsi="Calibri" w:cs="Calibri"/>
          <w:color w:val="000000"/>
          <w:sz w:val="22"/>
          <w:szCs w:val="22"/>
        </w:rPr>
        <w:t xml:space="preserve">Jacob, </w:t>
      </w:r>
      <w:r w:rsidR="0060582A">
        <w:rPr>
          <w:rFonts w:ascii="Calibri" w:hAnsi="Calibri" w:cs="Calibri"/>
          <w:color w:val="000000"/>
          <w:sz w:val="22"/>
          <w:szCs w:val="22"/>
        </w:rPr>
        <w:t xml:space="preserve">R. </w:t>
      </w:r>
      <w:r>
        <w:rPr>
          <w:rFonts w:ascii="Calibri" w:hAnsi="Calibri" w:cs="Calibri"/>
          <w:color w:val="000000"/>
          <w:sz w:val="22"/>
          <w:szCs w:val="22"/>
        </w:rPr>
        <w:t xml:space="preserve">Schuster, </w:t>
      </w:r>
      <w:r w:rsidR="0060582A">
        <w:rPr>
          <w:rFonts w:ascii="Calibri" w:hAnsi="Calibri" w:cs="Calibri"/>
          <w:color w:val="000000"/>
          <w:sz w:val="22"/>
          <w:szCs w:val="22"/>
        </w:rPr>
        <w:t xml:space="preserve">S.P. </w:t>
      </w:r>
      <w:r>
        <w:rPr>
          <w:rFonts w:ascii="Calibri" w:hAnsi="Calibri" w:cs="Calibri"/>
          <w:color w:val="000000"/>
          <w:sz w:val="22"/>
          <w:szCs w:val="22"/>
        </w:rPr>
        <w:t>Otto,</w:t>
      </w:r>
      <w:r w:rsidR="0060582A">
        <w:rPr>
          <w:rFonts w:ascii="Calibri" w:hAnsi="Calibri" w:cs="Calibri"/>
          <w:color w:val="000000"/>
          <w:sz w:val="22"/>
          <w:szCs w:val="22"/>
        </w:rPr>
        <w:t xml:space="preserve"> N.E.</w:t>
      </w:r>
      <w:r>
        <w:rPr>
          <w:rFonts w:ascii="Calibri" w:hAnsi="Calibri" w:cs="Calibri"/>
          <w:color w:val="000000"/>
          <w:sz w:val="22"/>
          <w:szCs w:val="22"/>
        </w:rPr>
        <w:t xml:space="preserve"> Baron, </w:t>
      </w:r>
      <w:r w:rsidR="0060582A">
        <w:rPr>
          <w:rFonts w:ascii="Calibri" w:hAnsi="Calibri" w:cs="Calibri"/>
          <w:color w:val="000000"/>
          <w:sz w:val="22"/>
          <w:szCs w:val="22"/>
        </w:rPr>
        <w:t xml:space="preserve">N.J. </w:t>
      </w:r>
      <w:r>
        <w:rPr>
          <w:rFonts w:ascii="Calibri" w:hAnsi="Calibri" w:cs="Calibri"/>
          <w:color w:val="000000"/>
          <w:sz w:val="22"/>
          <w:szCs w:val="22"/>
        </w:rPr>
        <w:t>Bennett,</w:t>
      </w:r>
      <w:r w:rsidR="0060582A">
        <w:rPr>
          <w:rFonts w:ascii="Calibri" w:hAnsi="Calibri" w:cs="Calibri"/>
          <w:color w:val="000000"/>
          <w:sz w:val="22"/>
          <w:szCs w:val="22"/>
        </w:rPr>
        <w:t xml:space="preserve"> S.J.</w:t>
      </w:r>
      <w:r>
        <w:rPr>
          <w:rFonts w:ascii="Calibri" w:hAnsi="Calibri" w:cs="Calibri"/>
          <w:color w:val="000000"/>
          <w:sz w:val="22"/>
          <w:szCs w:val="22"/>
        </w:rPr>
        <w:t xml:space="preserve"> </w:t>
      </w:r>
      <w:proofErr w:type="spellStart"/>
      <w:r>
        <w:rPr>
          <w:rFonts w:ascii="Calibri" w:hAnsi="Calibri" w:cs="Calibri"/>
          <w:color w:val="000000"/>
          <w:sz w:val="22"/>
          <w:szCs w:val="22"/>
        </w:rPr>
        <w:t>Bittick</w:t>
      </w:r>
      <w:proofErr w:type="spellEnd"/>
      <w:r>
        <w:rPr>
          <w:rFonts w:ascii="Calibri" w:hAnsi="Calibri" w:cs="Calibri"/>
          <w:color w:val="000000"/>
          <w:sz w:val="22"/>
          <w:szCs w:val="22"/>
        </w:rPr>
        <w:t>,</w:t>
      </w:r>
      <w:r w:rsidR="0060582A">
        <w:rPr>
          <w:rFonts w:ascii="Calibri" w:hAnsi="Calibri" w:cs="Calibri"/>
          <w:color w:val="000000"/>
          <w:sz w:val="22"/>
          <w:szCs w:val="22"/>
        </w:rPr>
        <w:t xml:space="preserve"> C.</w:t>
      </w:r>
      <w:r>
        <w:rPr>
          <w:rFonts w:ascii="Calibri" w:hAnsi="Calibri" w:cs="Calibri"/>
          <w:color w:val="000000"/>
          <w:sz w:val="22"/>
          <w:szCs w:val="22"/>
        </w:rPr>
        <w:t xml:space="preserve"> Dey, </w:t>
      </w:r>
      <w:r w:rsidR="0060582A">
        <w:rPr>
          <w:rFonts w:ascii="Calibri" w:hAnsi="Calibri" w:cs="Calibri"/>
          <w:color w:val="000000"/>
          <w:sz w:val="22"/>
          <w:szCs w:val="22"/>
        </w:rPr>
        <w:t xml:space="preserve">B. </w:t>
      </w:r>
      <w:proofErr w:type="spellStart"/>
      <w:r>
        <w:rPr>
          <w:rFonts w:ascii="Calibri" w:hAnsi="Calibri" w:cs="Calibri"/>
          <w:color w:val="000000"/>
          <w:sz w:val="22"/>
          <w:szCs w:val="22"/>
        </w:rPr>
        <w:t>Favaro</w:t>
      </w:r>
      <w:proofErr w:type="spellEnd"/>
      <w:r>
        <w:rPr>
          <w:rFonts w:ascii="Calibri" w:hAnsi="Calibri" w:cs="Calibri"/>
          <w:color w:val="000000"/>
          <w:sz w:val="22"/>
          <w:szCs w:val="22"/>
        </w:rPr>
        <w:t>,</w:t>
      </w:r>
      <w:r w:rsidR="0060582A">
        <w:rPr>
          <w:rFonts w:ascii="Calibri" w:hAnsi="Calibri" w:cs="Calibri"/>
          <w:color w:val="000000"/>
          <w:sz w:val="22"/>
          <w:szCs w:val="22"/>
        </w:rPr>
        <w:t xml:space="preserve"> A. </w:t>
      </w:r>
      <w:r>
        <w:rPr>
          <w:rFonts w:ascii="Calibri" w:hAnsi="Calibri" w:cs="Calibri"/>
          <w:color w:val="000000"/>
          <w:sz w:val="22"/>
          <w:szCs w:val="22"/>
        </w:rPr>
        <w:t xml:space="preserve">Ford, </w:t>
      </w:r>
      <w:r w:rsidR="0060582A">
        <w:rPr>
          <w:rFonts w:ascii="Calibri" w:hAnsi="Calibri" w:cs="Calibri"/>
          <w:color w:val="000000"/>
          <w:sz w:val="22"/>
          <w:szCs w:val="22"/>
        </w:rPr>
        <w:t xml:space="preserve">L. </w:t>
      </w:r>
      <w:proofErr w:type="spellStart"/>
      <w:r>
        <w:rPr>
          <w:rFonts w:ascii="Calibri" w:hAnsi="Calibri" w:cs="Calibri"/>
          <w:color w:val="000000"/>
          <w:sz w:val="22"/>
          <w:szCs w:val="22"/>
        </w:rPr>
        <w:t>Nowlan</w:t>
      </w:r>
      <w:proofErr w:type="spellEnd"/>
      <w:r>
        <w:rPr>
          <w:rFonts w:ascii="Calibri" w:hAnsi="Calibri" w:cs="Calibri"/>
          <w:color w:val="000000"/>
          <w:sz w:val="22"/>
          <w:szCs w:val="22"/>
        </w:rPr>
        <w:t xml:space="preserve">, </w:t>
      </w:r>
      <w:r w:rsidR="0060582A">
        <w:rPr>
          <w:rFonts w:ascii="Calibri" w:hAnsi="Calibri" w:cs="Calibri"/>
          <w:color w:val="000000"/>
          <w:sz w:val="22"/>
          <w:szCs w:val="22"/>
        </w:rPr>
        <w:t xml:space="preserve">D. </w:t>
      </w:r>
      <w:proofErr w:type="spellStart"/>
      <w:r>
        <w:rPr>
          <w:rFonts w:ascii="Calibri" w:hAnsi="Calibri" w:cs="Calibri"/>
          <w:color w:val="000000"/>
          <w:sz w:val="22"/>
          <w:szCs w:val="22"/>
        </w:rPr>
        <w:t>Orihel</w:t>
      </w:r>
      <w:proofErr w:type="spellEnd"/>
      <w:r>
        <w:rPr>
          <w:rFonts w:ascii="Calibri" w:hAnsi="Calibri" w:cs="Calibri"/>
          <w:color w:val="000000"/>
          <w:sz w:val="22"/>
          <w:szCs w:val="22"/>
        </w:rPr>
        <w:t>,</w:t>
      </w:r>
      <w:r w:rsidR="0060582A">
        <w:rPr>
          <w:rFonts w:ascii="Calibri" w:hAnsi="Calibri" w:cs="Calibri"/>
          <w:color w:val="000000"/>
          <w:sz w:val="22"/>
          <w:szCs w:val="22"/>
        </w:rPr>
        <w:t xml:space="preserve"> W.J.</w:t>
      </w:r>
      <w:r>
        <w:rPr>
          <w:rFonts w:ascii="Calibri" w:hAnsi="Calibri" w:cs="Calibri"/>
          <w:color w:val="000000"/>
          <w:sz w:val="22"/>
          <w:szCs w:val="22"/>
        </w:rPr>
        <w:t xml:space="preserve"> </w:t>
      </w:r>
      <w:proofErr w:type="spellStart"/>
      <w:r>
        <w:rPr>
          <w:rFonts w:ascii="Calibri" w:hAnsi="Calibri" w:cs="Calibri"/>
          <w:color w:val="000000"/>
          <w:sz w:val="22"/>
          <w:szCs w:val="22"/>
        </w:rPr>
        <w:t>Palen</w:t>
      </w:r>
      <w:proofErr w:type="spellEnd"/>
      <w:r>
        <w:rPr>
          <w:rFonts w:ascii="Calibri" w:hAnsi="Calibri" w:cs="Calibri"/>
          <w:color w:val="000000"/>
          <w:sz w:val="22"/>
          <w:szCs w:val="22"/>
        </w:rPr>
        <w:t>,</w:t>
      </w:r>
      <w:r w:rsidR="0060582A">
        <w:rPr>
          <w:rFonts w:ascii="Calibri" w:hAnsi="Calibri" w:cs="Calibri"/>
          <w:color w:val="000000"/>
          <w:sz w:val="22"/>
          <w:szCs w:val="22"/>
        </w:rPr>
        <w:t xml:space="preserve"> J.L.</w:t>
      </w:r>
      <w:r>
        <w:rPr>
          <w:rFonts w:ascii="Calibri" w:hAnsi="Calibri" w:cs="Calibri"/>
          <w:color w:val="000000"/>
          <w:sz w:val="22"/>
          <w:szCs w:val="22"/>
        </w:rPr>
        <w:t xml:space="preserve"> </w:t>
      </w:r>
      <w:proofErr w:type="spellStart"/>
      <w:r>
        <w:rPr>
          <w:rFonts w:ascii="Calibri" w:hAnsi="Calibri" w:cs="Calibri"/>
          <w:color w:val="000000"/>
          <w:sz w:val="22"/>
          <w:szCs w:val="22"/>
        </w:rPr>
        <w:t>Polfus</w:t>
      </w:r>
      <w:proofErr w:type="spellEnd"/>
      <w:r>
        <w:rPr>
          <w:rFonts w:ascii="Calibri" w:hAnsi="Calibri" w:cs="Calibri"/>
          <w:color w:val="000000"/>
          <w:sz w:val="22"/>
          <w:szCs w:val="22"/>
        </w:rPr>
        <w:t>,</w:t>
      </w:r>
      <w:r w:rsidR="0060582A">
        <w:rPr>
          <w:rFonts w:ascii="Calibri" w:hAnsi="Calibri" w:cs="Calibri"/>
          <w:color w:val="000000"/>
          <w:sz w:val="22"/>
          <w:szCs w:val="22"/>
        </w:rPr>
        <w:t xml:space="preserve"> D.S.</w:t>
      </w:r>
      <w:r>
        <w:rPr>
          <w:rFonts w:ascii="Calibri" w:hAnsi="Calibri" w:cs="Calibri"/>
          <w:color w:val="000000"/>
          <w:sz w:val="22"/>
          <w:szCs w:val="22"/>
        </w:rPr>
        <w:t xml:space="preserve"> </w:t>
      </w:r>
      <w:proofErr w:type="spellStart"/>
      <w:r>
        <w:rPr>
          <w:rFonts w:ascii="Calibri" w:hAnsi="Calibri" w:cs="Calibri"/>
          <w:color w:val="000000"/>
          <w:sz w:val="22"/>
          <w:szCs w:val="22"/>
        </w:rPr>
        <w:t>Shiffman</w:t>
      </w:r>
      <w:proofErr w:type="spellEnd"/>
      <w:r>
        <w:rPr>
          <w:rFonts w:ascii="Calibri" w:hAnsi="Calibri" w:cs="Calibri"/>
          <w:color w:val="000000"/>
          <w:sz w:val="22"/>
          <w:szCs w:val="22"/>
        </w:rPr>
        <w:t xml:space="preserve">, </w:t>
      </w:r>
      <w:r w:rsidR="0060582A">
        <w:rPr>
          <w:rFonts w:ascii="Calibri" w:hAnsi="Calibri" w:cs="Calibri"/>
          <w:color w:val="000000"/>
          <w:sz w:val="22"/>
          <w:szCs w:val="22"/>
        </w:rPr>
        <w:t xml:space="preserve">O. </w:t>
      </w:r>
      <w:r>
        <w:rPr>
          <w:rFonts w:ascii="Calibri" w:hAnsi="Calibri" w:cs="Calibri"/>
          <w:color w:val="000000"/>
          <w:sz w:val="22"/>
          <w:szCs w:val="22"/>
        </w:rPr>
        <w:t xml:space="preserve">Venter, and </w:t>
      </w:r>
      <w:r w:rsidR="0060582A">
        <w:rPr>
          <w:rFonts w:ascii="Calibri" w:hAnsi="Calibri" w:cs="Calibri"/>
          <w:color w:val="000000"/>
          <w:sz w:val="22"/>
          <w:szCs w:val="22"/>
        </w:rPr>
        <w:t xml:space="preserve">S. </w:t>
      </w:r>
      <w:r>
        <w:rPr>
          <w:rFonts w:ascii="Calibri" w:hAnsi="Calibri" w:cs="Calibri"/>
          <w:color w:val="000000"/>
          <w:sz w:val="22"/>
          <w:szCs w:val="22"/>
        </w:rPr>
        <w:t xml:space="preserve">Woodley. 2018. Informing Canada’s commitment to biodiversity conservation: A science-based framework to help guide protected areas designation through Target 1 and beyond. </w:t>
      </w:r>
      <w:r w:rsidRPr="00091F3A">
        <w:rPr>
          <w:rFonts w:ascii="Calibri" w:hAnsi="Calibri" w:cs="Calibri"/>
          <w:color w:val="000000"/>
          <w:sz w:val="22"/>
          <w:szCs w:val="22"/>
        </w:rPr>
        <w:t>FACETS 3</w:t>
      </w:r>
      <w:r w:rsidR="0060582A" w:rsidRPr="00091F3A">
        <w:rPr>
          <w:rFonts w:ascii="Calibri" w:hAnsi="Calibri" w:cs="Calibri"/>
          <w:color w:val="000000"/>
          <w:sz w:val="22"/>
          <w:szCs w:val="22"/>
        </w:rPr>
        <w:t> :</w:t>
      </w:r>
      <w:r w:rsidRPr="00091F3A">
        <w:rPr>
          <w:rFonts w:ascii="Calibri" w:hAnsi="Calibri" w:cs="Calibri"/>
          <w:color w:val="000000"/>
          <w:sz w:val="22"/>
          <w:szCs w:val="22"/>
        </w:rPr>
        <w:t>531-562.</w:t>
      </w:r>
    </w:p>
    <w:p w14:paraId="37006358" w14:textId="77777777" w:rsidR="004F20A6" w:rsidRPr="00091F3A" w:rsidRDefault="004F20A6" w:rsidP="008E53E2"/>
    <w:p w14:paraId="2099DDD2" w14:textId="6D25AF0C" w:rsidR="009537C4" w:rsidRDefault="008802FF" w:rsidP="00ED70BA">
      <w:r>
        <w:t>Ecological Stratification Working Group. 1995. A National Ecological Framework for Canada.</w:t>
      </w:r>
      <w:r w:rsidR="00ED70BA">
        <w:t xml:space="preserve"> </w:t>
      </w:r>
      <w:r>
        <w:t>Agriculture and Agri-Food Canada, Research Branch, Centre for Land and Biological</w:t>
      </w:r>
      <w:r w:rsidR="00ED70BA">
        <w:t xml:space="preserve"> </w:t>
      </w:r>
      <w:r>
        <w:t>Resources Research and Environment Canada, State of the Environment Directorate, Ecozone</w:t>
      </w:r>
      <w:r w:rsidR="00ED70BA">
        <w:t xml:space="preserve"> </w:t>
      </w:r>
      <w:r>
        <w:t>Analysis Branch, Ottawa/Hull. Report and national map at 1:7500 000 scale.</w:t>
      </w:r>
    </w:p>
    <w:p w14:paraId="68324FA1" w14:textId="77777777" w:rsidR="00ED70BA" w:rsidRDefault="00ED70BA" w:rsidP="00ED70BA"/>
    <w:p w14:paraId="0020A269" w14:textId="63FDC77C" w:rsidR="004F20A6" w:rsidRDefault="004F20A6" w:rsidP="008E53E2">
      <w:pPr>
        <w:pStyle w:val="NormalWeb"/>
        <w:spacing w:before="0" w:beforeAutospacing="0" w:after="0"/>
      </w:pPr>
      <w:r>
        <w:rPr>
          <w:rFonts w:ascii="Calibri" w:hAnsi="Calibri" w:cs="Calibri"/>
          <w:color w:val="000000"/>
          <w:sz w:val="22"/>
          <w:szCs w:val="22"/>
        </w:rPr>
        <w:t xml:space="preserve">Engelbrecht, I., </w:t>
      </w:r>
      <w:r w:rsidR="00D65C53">
        <w:rPr>
          <w:rFonts w:ascii="Calibri" w:hAnsi="Calibri" w:cs="Calibri"/>
          <w:color w:val="000000"/>
          <w:sz w:val="22"/>
          <w:szCs w:val="22"/>
        </w:rPr>
        <w:t xml:space="preserve">M. </w:t>
      </w:r>
      <w:r>
        <w:rPr>
          <w:rFonts w:ascii="Calibri" w:hAnsi="Calibri" w:cs="Calibri"/>
          <w:color w:val="000000"/>
          <w:sz w:val="22"/>
          <w:szCs w:val="22"/>
        </w:rPr>
        <w:t>Robertson, M. Stolz,</w:t>
      </w:r>
      <w:r w:rsidR="00D65C53">
        <w:rPr>
          <w:rFonts w:ascii="Calibri" w:hAnsi="Calibri" w:cs="Calibri"/>
          <w:color w:val="000000"/>
          <w:sz w:val="22"/>
          <w:szCs w:val="22"/>
        </w:rPr>
        <w:t xml:space="preserve"> and</w:t>
      </w:r>
      <w:r>
        <w:rPr>
          <w:rFonts w:ascii="Calibri" w:hAnsi="Calibri" w:cs="Calibri"/>
          <w:color w:val="000000"/>
          <w:sz w:val="22"/>
          <w:szCs w:val="22"/>
        </w:rPr>
        <w:t xml:space="preserve"> </w:t>
      </w:r>
      <w:r w:rsidR="00D65C53">
        <w:rPr>
          <w:rFonts w:ascii="Calibri" w:hAnsi="Calibri" w:cs="Calibri"/>
          <w:color w:val="000000"/>
          <w:sz w:val="22"/>
          <w:szCs w:val="22"/>
        </w:rPr>
        <w:t xml:space="preserve">J.W. </w:t>
      </w:r>
      <w:r>
        <w:rPr>
          <w:rFonts w:ascii="Calibri" w:hAnsi="Calibri" w:cs="Calibri"/>
          <w:color w:val="000000"/>
          <w:sz w:val="22"/>
          <w:szCs w:val="22"/>
        </w:rPr>
        <w:t>Joubert. 2016. Biological Conservation 197</w:t>
      </w:r>
      <w:r w:rsidR="00D65C53">
        <w:rPr>
          <w:rFonts w:ascii="Calibri" w:hAnsi="Calibri" w:cs="Calibri"/>
          <w:color w:val="000000"/>
          <w:sz w:val="22"/>
          <w:szCs w:val="22"/>
        </w:rPr>
        <w:t>:</w:t>
      </w:r>
      <w:r>
        <w:rPr>
          <w:rFonts w:ascii="Calibri" w:hAnsi="Calibri" w:cs="Calibri"/>
          <w:color w:val="000000"/>
          <w:sz w:val="22"/>
          <w:szCs w:val="22"/>
        </w:rPr>
        <w:t>171-179.</w:t>
      </w:r>
    </w:p>
    <w:p w14:paraId="7F034426" w14:textId="745D9A4D" w:rsidR="004F20A6" w:rsidRDefault="004F20A6" w:rsidP="008E53E2"/>
    <w:p w14:paraId="45F56300" w14:textId="0E9BCBEB" w:rsidR="002A7980" w:rsidRDefault="002A7980" w:rsidP="008E53E2">
      <w:proofErr w:type="gramStart"/>
      <w:r w:rsidRPr="002A7980">
        <w:t>Environment  Canada</w:t>
      </w:r>
      <w:proofErr w:type="gramEnd"/>
      <w:r w:rsidR="00D65C53">
        <w:t>.</w:t>
      </w:r>
      <w:r w:rsidRPr="002A7980">
        <w:t xml:space="preserve">  2011.  </w:t>
      </w:r>
      <w:proofErr w:type="gramStart"/>
      <w:r w:rsidRPr="002A7980">
        <w:t>Scientific  Assessment</w:t>
      </w:r>
      <w:proofErr w:type="gramEnd"/>
      <w:r w:rsidRPr="002A7980">
        <w:t xml:space="preserve">  to  Inform  the  Identification  of  Critical  Habitat  for  Woodland  Caribou  (</w:t>
      </w:r>
      <w:r w:rsidRPr="00D65C53">
        <w:rPr>
          <w:i/>
        </w:rPr>
        <w:t xml:space="preserve">Rangifer  </w:t>
      </w:r>
      <w:proofErr w:type="spellStart"/>
      <w:r w:rsidRPr="00D65C53">
        <w:rPr>
          <w:i/>
        </w:rPr>
        <w:t>tarandus</w:t>
      </w:r>
      <w:proofErr w:type="spellEnd"/>
      <w:r w:rsidRPr="00D65C53">
        <w:rPr>
          <w:i/>
        </w:rPr>
        <w:t xml:space="preserve">  caribou</w:t>
      </w:r>
      <w:r w:rsidRPr="002A7980">
        <w:t xml:space="preserve">),  Boreal  Population,  in  Canada:  2011  update.  </w:t>
      </w:r>
      <w:proofErr w:type="gramStart"/>
      <w:r w:rsidRPr="002A7980">
        <w:t>Ottawa,  Ontario</w:t>
      </w:r>
      <w:proofErr w:type="gramEnd"/>
      <w:r w:rsidRPr="002A7980">
        <w:t xml:space="preserve">,  Canada. </w:t>
      </w:r>
      <w:proofErr w:type="gramStart"/>
      <w:r w:rsidRPr="002A7980">
        <w:t>102  pp.</w:t>
      </w:r>
      <w:proofErr w:type="gramEnd"/>
      <w:r w:rsidRPr="002A7980">
        <w:t xml:space="preserve">  </w:t>
      </w:r>
      <w:proofErr w:type="gramStart"/>
      <w:r w:rsidRPr="002A7980">
        <w:t>plus  appendices</w:t>
      </w:r>
      <w:proofErr w:type="gramEnd"/>
      <w:r w:rsidRPr="002A7980">
        <w:t>.</w:t>
      </w:r>
    </w:p>
    <w:p w14:paraId="4A6B29D0" w14:textId="659A934B" w:rsidR="002A7980" w:rsidRDefault="002A7980" w:rsidP="008E53E2"/>
    <w:p w14:paraId="761190E4" w14:textId="29BFE6E5" w:rsidR="002D5803" w:rsidRDefault="002D5803" w:rsidP="008E53E2">
      <w:r w:rsidRPr="002D5803">
        <w:lastRenderedPageBreak/>
        <w:t>Ferrier, S., and G. Watson. 1997. An evaluation of the effectiveness of environmental surrogates and modelling techniques in predicting the distribution of biological diversity. Environment Australia, Canberra, Australia.</w:t>
      </w:r>
    </w:p>
    <w:p w14:paraId="5FF655CB" w14:textId="77777777" w:rsidR="002D5803" w:rsidRDefault="002D5803" w:rsidP="008E53E2"/>
    <w:p w14:paraId="3B5A53E0" w14:textId="1CAC62CE" w:rsidR="004F20A6" w:rsidRDefault="004F20A6" w:rsidP="008E53E2">
      <w:pPr>
        <w:pStyle w:val="NormalWeb"/>
        <w:spacing w:before="0" w:beforeAutospacing="0" w:after="0"/>
      </w:pPr>
      <w:r>
        <w:rPr>
          <w:rFonts w:ascii="Calibri" w:hAnsi="Calibri" w:cs="Calibri"/>
          <w:color w:val="000000"/>
          <w:sz w:val="22"/>
          <w:szCs w:val="22"/>
        </w:rPr>
        <w:t xml:space="preserve">GFWC. 2014. Human Access </w:t>
      </w:r>
      <w:r w:rsidR="00E85B97">
        <w:rPr>
          <w:rFonts w:ascii="Calibri" w:hAnsi="Calibri" w:cs="Calibri"/>
          <w:color w:val="000000"/>
          <w:sz w:val="22"/>
          <w:szCs w:val="22"/>
        </w:rPr>
        <w:t>of</w:t>
      </w:r>
      <w:r>
        <w:rPr>
          <w:rFonts w:ascii="Calibri" w:hAnsi="Calibri" w:cs="Calibri"/>
          <w:color w:val="000000"/>
          <w:sz w:val="22"/>
          <w:szCs w:val="22"/>
        </w:rPr>
        <w:t xml:space="preserve"> Canada's Landscapes. Global Forest Watch Canada.</w:t>
      </w:r>
      <w:r w:rsidR="00E85B97">
        <w:rPr>
          <w:rFonts w:ascii="Calibri" w:hAnsi="Calibri" w:cs="Calibri"/>
          <w:color w:val="000000"/>
          <w:sz w:val="22"/>
          <w:szCs w:val="22"/>
        </w:rPr>
        <w:t xml:space="preserve"> </w:t>
      </w:r>
      <w:r w:rsidR="00D65C53" w:rsidRPr="00D65C53">
        <w:rPr>
          <w:rFonts w:ascii="Calibri" w:hAnsi="Calibri" w:cs="Calibri"/>
          <w:color w:val="000000"/>
          <w:sz w:val="22"/>
          <w:szCs w:val="22"/>
        </w:rPr>
        <w:t>https://databasin.org/datasets/0c54d369b225471ea7e9f7999ce94cc0</w:t>
      </w:r>
    </w:p>
    <w:p w14:paraId="13509A29"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636CBF2" w14:textId="0D2AECB8" w:rsidR="004F20A6" w:rsidRDefault="004F20A6" w:rsidP="008E53E2">
      <w:pPr>
        <w:pStyle w:val="NormalWeb"/>
        <w:spacing w:before="0" w:beforeAutospacing="0" w:after="0"/>
      </w:pPr>
      <w:r>
        <w:rPr>
          <w:rFonts w:ascii="Calibri" w:hAnsi="Calibri" w:cs="Calibri"/>
          <w:color w:val="000000"/>
          <w:sz w:val="22"/>
          <w:szCs w:val="22"/>
        </w:rPr>
        <w:t>Grantham, H. S.,</w:t>
      </w:r>
      <w:r w:rsidR="00E85B97">
        <w:rPr>
          <w:rFonts w:ascii="Calibri" w:hAnsi="Calibri" w:cs="Calibri"/>
          <w:color w:val="000000"/>
          <w:sz w:val="22"/>
          <w:szCs w:val="22"/>
        </w:rPr>
        <w:t xml:space="preserve"> R.L.</w:t>
      </w:r>
      <w:r>
        <w:rPr>
          <w:rFonts w:ascii="Calibri" w:hAnsi="Calibri" w:cs="Calibri"/>
          <w:color w:val="000000"/>
          <w:sz w:val="22"/>
          <w:szCs w:val="22"/>
        </w:rPr>
        <w:t xml:space="preserve"> </w:t>
      </w:r>
      <w:proofErr w:type="spellStart"/>
      <w:r>
        <w:rPr>
          <w:rFonts w:ascii="Calibri" w:hAnsi="Calibri" w:cs="Calibri"/>
          <w:color w:val="000000"/>
          <w:sz w:val="22"/>
          <w:szCs w:val="22"/>
        </w:rPr>
        <w:t>Pressey</w:t>
      </w:r>
      <w:proofErr w:type="spellEnd"/>
      <w:r>
        <w:rPr>
          <w:rFonts w:ascii="Calibri" w:hAnsi="Calibri" w:cs="Calibri"/>
          <w:color w:val="000000"/>
          <w:sz w:val="22"/>
          <w:szCs w:val="22"/>
        </w:rPr>
        <w:t>,</w:t>
      </w:r>
      <w:r w:rsidR="00E85B97">
        <w:rPr>
          <w:rFonts w:ascii="Calibri" w:hAnsi="Calibri" w:cs="Calibri"/>
          <w:color w:val="000000"/>
          <w:sz w:val="22"/>
          <w:szCs w:val="22"/>
        </w:rPr>
        <w:t xml:space="preserve"> J.</w:t>
      </w:r>
      <w:r>
        <w:rPr>
          <w:rFonts w:ascii="Calibri" w:hAnsi="Calibri" w:cs="Calibri"/>
          <w:color w:val="000000"/>
          <w:sz w:val="22"/>
          <w:szCs w:val="22"/>
        </w:rPr>
        <w:t xml:space="preserve"> Wells, J., and A. J. Beattie. 2010. Effectiveness of biodiversity surrogates for conservation planning: different measures of effectiveness generate a kaleidoscope of variation. </w:t>
      </w:r>
      <w:proofErr w:type="spellStart"/>
      <w:r>
        <w:rPr>
          <w:rFonts w:ascii="Calibri" w:hAnsi="Calibri" w:cs="Calibri"/>
          <w:color w:val="000000"/>
          <w:sz w:val="22"/>
          <w:szCs w:val="22"/>
        </w:rPr>
        <w:t>P</w:t>
      </w:r>
      <w:r w:rsidR="00E85B97">
        <w:rPr>
          <w:rFonts w:ascii="Calibri" w:hAnsi="Calibri" w:cs="Calibri"/>
          <w:color w:val="000000"/>
          <w:sz w:val="22"/>
          <w:szCs w:val="22"/>
        </w:rPr>
        <w:t>L</w:t>
      </w:r>
      <w:r>
        <w:rPr>
          <w:rFonts w:ascii="Calibri" w:hAnsi="Calibri" w:cs="Calibri"/>
          <w:color w:val="000000"/>
          <w:sz w:val="22"/>
          <w:szCs w:val="22"/>
        </w:rPr>
        <w:t>oS</w:t>
      </w:r>
      <w:proofErr w:type="spellEnd"/>
      <w:r>
        <w:rPr>
          <w:rFonts w:ascii="Calibri" w:hAnsi="Calibri" w:cs="Calibri"/>
          <w:color w:val="000000"/>
          <w:sz w:val="22"/>
          <w:szCs w:val="22"/>
        </w:rPr>
        <w:t xml:space="preserve"> </w:t>
      </w:r>
      <w:r w:rsidR="00E85B97">
        <w:rPr>
          <w:rFonts w:ascii="Calibri" w:hAnsi="Calibri" w:cs="Calibri"/>
          <w:color w:val="000000"/>
          <w:sz w:val="22"/>
          <w:szCs w:val="22"/>
        </w:rPr>
        <w:t>ONE</w:t>
      </w:r>
      <w:r>
        <w:rPr>
          <w:rFonts w:ascii="Calibri" w:hAnsi="Calibri" w:cs="Calibri"/>
          <w:color w:val="000000"/>
          <w:sz w:val="22"/>
          <w:szCs w:val="22"/>
        </w:rPr>
        <w:t xml:space="preserve"> 5(7</w:t>
      </w:r>
      <w:proofErr w:type="gramStart"/>
      <w:r>
        <w:rPr>
          <w:rFonts w:ascii="Calibri" w:hAnsi="Calibri" w:cs="Calibri"/>
          <w:color w:val="000000"/>
          <w:sz w:val="22"/>
          <w:szCs w:val="22"/>
        </w:rPr>
        <w:t>)</w:t>
      </w:r>
      <w:r w:rsidR="00E85B97">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11430.</w:t>
      </w:r>
    </w:p>
    <w:p w14:paraId="4F3ACD78" w14:textId="4A5EA5D2" w:rsidR="004F20A6" w:rsidRDefault="004F20A6" w:rsidP="008E53E2"/>
    <w:p w14:paraId="2C0C32DF" w14:textId="061CFE17" w:rsidR="001A336C" w:rsidRDefault="001A336C" w:rsidP="008E53E2">
      <w:r w:rsidRPr="001A336C">
        <w:t xml:space="preserve">Hamann A, Wang TL, </w:t>
      </w:r>
      <w:proofErr w:type="spellStart"/>
      <w:r w:rsidRPr="001A336C">
        <w:t>Spittlehouse</w:t>
      </w:r>
      <w:proofErr w:type="spellEnd"/>
      <w:r w:rsidRPr="001A336C">
        <w:t xml:space="preserve"> DL, Murdock TQ</w:t>
      </w:r>
      <w:r w:rsidR="00E85B97">
        <w:t xml:space="preserve">. </w:t>
      </w:r>
      <w:r w:rsidRPr="001A336C">
        <w:t>2013</w:t>
      </w:r>
      <w:r w:rsidR="00E85B97">
        <w:t>.</w:t>
      </w:r>
      <w:r w:rsidRPr="001A336C">
        <w:t xml:space="preserve"> A comprehensive, high‐resolution database of historical and projected climate surfaces for Western North America. Bulletin of the American Meteorological Society, 94, 1307–1309.</w:t>
      </w:r>
    </w:p>
    <w:p w14:paraId="39F3DC83" w14:textId="77777777" w:rsidR="001A336C" w:rsidRDefault="001A336C" w:rsidP="008E53E2"/>
    <w:p w14:paraId="1DE9442C" w14:textId="5DA3A610" w:rsidR="004F20A6" w:rsidRDefault="004F20A6" w:rsidP="008E53E2">
      <w:pPr>
        <w:pStyle w:val="NormalWeb"/>
        <w:spacing w:before="0" w:beforeAutospacing="0" w:after="0"/>
      </w:pPr>
      <w:r>
        <w:rPr>
          <w:rFonts w:ascii="Calibri" w:hAnsi="Calibri" w:cs="Calibri"/>
          <w:color w:val="000000"/>
          <w:sz w:val="22"/>
          <w:szCs w:val="22"/>
        </w:rPr>
        <w:t>Hanson, J.O.,</w:t>
      </w:r>
      <w:r w:rsidR="00E85B97">
        <w:rPr>
          <w:rFonts w:ascii="Calibri" w:hAnsi="Calibri" w:cs="Calibri"/>
          <w:color w:val="000000"/>
          <w:sz w:val="22"/>
          <w:szCs w:val="22"/>
        </w:rPr>
        <w:t xml:space="preserve"> J.R.</w:t>
      </w:r>
      <w:r>
        <w:rPr>
          <w:rFonts w:ascii="Calibri" w:hAnsi="Calibri" w:cs="Calibri"/>
          <w:color w:val="000000"/>
          <w:sz w:val="22"/>
          <w:szCs w:val="22"/>
        </w:rPr>
        <w:t xml:space="preserve"> Rhodes, </w:t>
      </w:r>
      <w:r w:rsidR="00E85B97">
        <w:rPr>
          <w:rFonts w:ascii="Calibri" w:hAnsi="Calibri" w:cs="Calibri"/>
          <w:color w:val="000000"/>
          <w:sz w:val="22"/>
          <w:szCs w:val="22"/>
        </w:rPr>
        <w:t>C.</w:t>
      </w:r>
      <w:r>
        <w:rPr>
          <w:rFonts w:ascii="Calibri" w:hAnsi="Calibri" w:cs="Calibri"/>
          <w:color w:val="000000"/>
          <w:sz w:val="22"/>
          <w:szCs w:val="22"/>
        </w:rPr>
        <w:t xml:space="preserve"> </w:t>
      </w:r>
      <w:proofErr w:type="spellStart"/>
      <w:r>
        <w:rPr>
          <w:rFonts w:ascii="Calibri" w:hAnsi="Calibri" w:cs="Calibri"/>
          <w:color w:val="000000"/>
          <w:sz w:val="22"/>
          <w:szCs w:val="22"/>
        </w:rPr>
        <w:t>Riginos</w:t>
      </w:r>
      <w:proofErr w:type="spellEnd"/>
      <w:r>
        <w:rPr>
          <w:rFonts w:ascii="Calibri" w:hAnsi="Calibri" w:cs="Calibri"/>
          <w:color w:val="000000"/>
          <w:sz w:val="22"/>
          <w:szCs w:val="22"/>
        </w:rPr>
        <w:t xml:space="preserve">, and </w:t>
      </w:r>
      <w:r w:rsidR="00E85B97">
        <w:rPr>
          <w:rFonts w:ascii="Calibri" w:hAnsi="Calibri" w:cs="Calibri"/>
          <w:color w:val="000000"/>
          <w:sz w:val="22"/>
          <w:szCs w:val="22"/>
        </w:rPr>
        <w:t xml:space="preserve">R.A. </w:t>
      </w:r>
      <w:r>
        <w:rPr>
          <w:rFonts w:ascii="Calibri" w:hAnsi="Calibri" w:cs="Calibri"/>
          <w:color w:val="000000"/>
          <w:sz w:val="22"/>
          <w:szCs w:val="22"/>
        </w:rPr>
        <w:t>Fuller. 2017. Environmental and geographic variables are</w:t>
      </w:r>
    </w:p>
    <w:p w14:paraId="18E8FBB7" w14:textId="11B6005A" w:rsidR="004F20A6" w:rsidRDefault="004F20A6" w:rsidP="008E53E2">
      <w:pPr>
        <w:pStyle w:val="NormalWeb"/>
        <w:spacing w:before="0" w:beforeAutospacing="0" w:after="0"/>
      </w:pPr>
      <w:r>
        <w:rPr>
          <w:rFonts w:ascii="Calibri" w:hAnsi="Calibri" w:cs="Calibri"/>
          <w:color w:val="000000"/>
          <w:sz w:val="22"/>
          <w:szCs w:val="22"/>
        </w:rPr>
        <w:t>effective surrogates for genetic variation in conservation planning. PNAS 114(48)</w:t>
      </w:r>
      <w:r w:rsidR="00E85B97">
        <w:rPr>
          <w:rFonts w:ascii="Calibri" w:hAnsi="Calibri" w:cs="Calibri"/>
          <w:color w:val="000000"/>
          <w:sz w:val="22"/>
          <w:szCs w:val="22"/>
        </w:rPr>
        <w:t>:</w:t>
      </w:r>
      <w:r>
        <w:rPr>
          <w:rFonts w:ascii="Calibri" w:hAnsi="Calibri" w:cs="Calibri"/>
          <w:color w:val="000000"/>
          <w:sz w:val="22"/>
          <w:szCs w:val="22"/>
        </w:rPr>
        <w:t>12755-12760.</w:t>
      </w:r>
    </w:p>
    <w:p w14:paraId="3D0D6A01" w14:textId="14B05FC8" w:rsidR="004F20A6" w:rsidRDefault="004F20A6" w:rsidP="008E53E2"/>
    <w:p w14:paraId="46A88FFD" w14:textId="1E9B6297" w:rsidR="004F20A6" w:rsidRDefault="004F20A6" w:rsidP="008E53E2">
      <w:pPr>
        <w:pStyle w:val="NormalWeb"/>
        <w:spacing w:before="0" w:beforeAutospacing="0" w:after="0"/>
      </w:pPr>
      <w:r>
        <w:rPr>
          <w:rFonts w:ascii="Calibri" w:hAnsi="Calibri" w:cs="Calibri"/>
          <w:color w:val="000000"/>
          <w:sz w:val="22"/>
          <w:szCs w:val="22"/>
        </w:rPr>
        <w:t>Hogg, E. H. 1997. Temporal scaling of moisture and the forest – grassland boundary in western Canada. Agriculture and Forest Meteorology 84:115‐122.</w:t>
      </w:r>
    </w:p>
    <w:p w14:paraId="4BA8BEC4" w14:textId="77777777" w:rsidR="004F20A6" w:rsidRDefault="004F20A6" w:rsidP="008E53E2"/>
    <w:p w14:paraId="23AB4796" w14:textId="0063D8FD" w:rsidR="004F20A6" w:rsidRDefault="004F20A6" w:rsidP="008E53E2">
      <w:pPr>
        <w:pStyle w:val="NormalWeb"/>
        <w:spacing w:before="0" w:beforeAutospacing="0" w:after="0"/>
        <w:rPr>
          <w:rFonts w:ascii="Calibri" w:hAnsi="Calibri" w:cs="Calibri"/>
          <w:color w:val="000000"/>
          <w:sz w:val="22"/>
          <w:szCs w:val="22"/>
        </w:rPr>
      </w:pPr>
      <w:proofErr w:type="spellStart"/>
      <w:r>
        <w:rPr>
          <w:rFonts w:ascii="Calibri" w:hAnsi="Calibri" w:cs="Calibri"/>
          <w:color w:val="000000"/>
          <w:sz w:val="22"/>
          <w:szCs w:val="22"/>
        </w:rPr>
        <w:t>Hortal</w:t>
      </w:r>
      <w:proofErr w:type="spellEnd"/>
      <w:r>
        <w:rPr>
          <w:rFonts w:ascii="Calibri" w:hAnsi="Calibri" w:cs="Calibri"/>
          <w:color w:val="000000"/>
          <w:sz w:val="22"/>
          <w:szCs w:val="22"/>
        </w:rPr>
        <w:t xml:space="preserve">, J., </w:t>
      </w:r>
      <w:r w:rsidR="00790D8A">
        <w:rPr>
          <w:rFonts w:ascii="Calibri" w:hAnsi="Calibri" w:cs="Calibri"/>
          <w:color w:val="000000"/>
          <w:sz w:val="22"/>
          <w:szCs w:val="22"/>
        </w:rPr>
        <w:t xml:space="preserve">M.B. </w:t>
      </w:r>
      <w:r>
        <w:rPr>
          <w:rFonts w:ascii="Calibri" w:hAnsi="Calibri" w:cs="Calibri"/>
          <w:color w:val="000000"/>
          <w:sz w:val="22"/>
          <w:szCs w:val="22"/>
        </w:rPr>
        <w:t>Araujo, and J. M. Lobo. 2009. Testing the effectiveness of discrete and continuous environmental diversity as a surrogate for species diversity. Ecological Indicators 9(1)</w:t>
      </w:r>
      <w:r w:rsidR="00790D8A">
        <w:rPr>
          <w:rFonts w:ascii="Calibri" w:hAnsi="Calibri" w:cs="Calibri"/>
          <w:color w:val="000000"/>
          <w:sz w:val="22"/>
          <w:szCs w:val="22"/>
        </w:rPr>
        <w:t>:</w:t>
      </w:r>
      <w:r>
        <w:rPr>
          <w:rFonts w:ascii="Calibri" w:hAnsi="Calibri" w:cs="Calibri"/>
          <w:color w:val="000000"/>
          <w:sz w:val="22"/>
          <w:szCs w:val="22"/>
        </w:rPr>
        <w:t>138-149.</w:t>
      </w:r>
    </w:p>
    <w:p w14:paraId="11880B46" w14:textId="35B05759" w:rsidR="00750E6A" w:rsidRDefault="00750E6A" w:rsidP="008E53E2">
      <w:pPr>
        <w:pStyle w:val="NormalWeb"/>
        <w:spacing w:before="0" w:beforeAutospacing="0" w:after="0"/>
      </w:pPr>
    </w:p>
    <w:p w14:paraId="4913C613" w14:textId="26427B41" w:rsidR="002D5803" w:rsidRDefault="002D5803" w:rsidP="008E53E2">
      <w:pPr>
        <w:pStyle w:val="NormalWeb"/>
        <w:spacing w:before="0" w:beforeAutospacing="0" w:after="0"/>
      </w:pPr>
      <w:proofErr w:type="spellStart"/>
      <w:r w:rsidRPr="002D5803">
        <w:t>Januchowski</w:t>
      </w:r>
      <w:proofErr w:type="spellEnd"/>
      <w:r w:rsidRPr="002D5803">
        <w:t xml:space="preserve">-Hartley, S. R., V. </w:t>
      </w:r>
      <w:proofErr w:type="spellStart"/>
      <w:r w:rsidRPr="002D5803">
        <w:t>Hermoso</w:t>
      </w:r>
      <w:proofErr w:type="spellEnd"/>
      <w:r w:rsidRPr="002D5803">
        <w:t xml:space="preserve">, R. L. </w:t>
      </w:r>
      <w:proofErr w:type="spellStart"/>
      <w:r w:rsidRPr="002D5803">
        <w:t>Pressey</w:t>
      </w:r>
      <w:proofErr w:type="spellEnd"/>
      <w:r w:rsidRPr="002D5803">
        <w:t xml:space="preserve">, S. </w:t>
      </w:r>
      <w:proofErr w:type="spellStart"/>
      <w:r w:rsidRPr="002D5803">
        <w:t>Linke</w:t>
      </w:r>
      <w:proofErr w:type="spellEnd"/>
      <w:r w:rsidRPr="002D5803">
        <w:t xml:space="preserve">, J. Kool, R. G. Pearson, B. J. Pusey, and J. </w:t>
      </w:r>
      <w:proofErr w:type="spellStart"/>
      <w:r w:rsidRPr="002D5803">
        <w:t>VanDerWal</w:t>
      </w:r>
      <w:proofErr w:type="spellEnd"/>
      <w:r w:rsidRPr="002D5803">
        <w:t>. 2011. Coarse-filter surrogates do not represent freshwater fish diversity at a regional scale in Queensland, Australia. Biological Conservation 144:2499–2511.</w:t>
      </w:r>
    </w:p>
    <w:p w14:paraId="7A7E6DDA" w14:textId="77777777" w:rsidR="002D5803" w:rsidRDefault="002D5803" w:rsidP="008E53E2">
      <w:pPr>
        <w:pStyle w:val="NormalWeb"/>
        <w:spacing w:before="0" w:beforeAutospacing="0" w:after="0"/>
      </w:pPr>
    </w:p>
    <w:p w14:paraId="528613CD" w14:textId="460650E3" w:rsidR="00750E6A" w:rsidRDefault="00750E6A" w:rsidP="00750E6A">
      <w:proofErr w:type="spellStart"/>
      <w:r>
        <w:t>Kukkala</w:t>
      </w:r>
      <w:proofErr w:type="spellEnd"/>
      <w:r>
        <w:t xml:space="preserve">, A. S., and A. </w:t>
      </w:r>
      <w:proofErr w:type="spellStart"/>
      <w:r>
        <w:t>Moilanen</w:t>
      </w:r>
      <w:proofErr w:type="spellEnd"/>
      <w:r>
        <w:t xml:space="preserve">. 2013. Core concepts of spatial </w:t>
      </w:r>
      <w:proofErr w:type="spellStart"/>
      <w:r>
        <w:t>prioritisation</w:t>
      </w:r>
      <w:proofErr w:type="spellEnd"/>
      <w:r>
        <w:t xml:space="preserve"> in systematic conservation planning. Biological Reviews 88:443-464. http://dx.doi.org/10.1111/brv.12008</w:t>
      </w:r>
    </w:p>
    <w:p w14:paraId="4E32A5BB" w14:textId="258F9259" w:rsidR="00750E6A" w:rsidRDefault="00750E6A" w:rsidP="008E53E2">
      <w:pPr>
        <w:pStyle w:val="NormalWeb"/>
        <w:spacing w:before="0" w:beforeAutospacing="0" w:after="0"/>
        <w:rPr>
          <w:rFonts w:ascii="Calibri" w:hAnsi="Calibri" w:cs="Calibri"/>
          <w:color w:val="000000"/>
          <w:sz w:val="22"/>
          <w:szCs w:val="22"/>
        </w:rPr>
      </w:pPr>
    </w:p>
    <w:p w14:paraId="0FEE371A" w14:textId="2C4A3837" w:rsidR="00105083" w:rsidRDefault="00105083"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Kuhn, M., and K. Johnson.</w:t>
      </w:r>
      <w:r w:rsidR="00EA3E4A">
        <w:rPr>
          <w:rFonts w:ascii="Calibri" w:hAnsi="Calibri" w:cs="Calibri"/>
          <w:color w:val="000000"/>
          <w:sz w:val="22"/>
          <w:szCs w:val="22"/>
        </w:rPr>
        <w:t xml:space="preserve"> 2013.</w:t>
      </w:r>
      <w:r>
        <w:rPr>
          <w:rFonts w:ascii="Calibri" w:hAnsi="Calibri" w:cs="Calibri"/>
          <w:color w:val="000000"/>
          <w:sz w:val="22"/>
          <w:szCs w:val="22"/>
        </w:rPr>
        <w:t xml:space="preserve"> Applied Predictive Modeling.</w:t>
      </w:r>
      <w:r w:rsidR="00EA3E4A">
        <w:rPr>
          <w:rFonts w:ascii="Calibri" w:hAnsi="Calibri" w:cs="Calibri"/>
          <w:color w:val="000000"/>
          <w:sz w:val="22"/>
          <w:szCs w:val="22"/>
        </w:rPr>
        <w:t xml:space="preserve"> Springer</w:t>
      </w:r>
    </w:p>
    <w:p w14:paraId="5B8C96E9" w14:textId="2B253A19"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Leroux, S.J.,</w:t>
      </w:r>
      <w:r w:rsidR="00790D8A">
        <w:rPr>
          <w:rFonts w:ascii="Calibri" w:hAnsi="Calibri" w:cs="Calibri"/>
          <w:color w:val="000000"/>
          <w:sz w:val="22"/>
          <w:szCs w:val="22"/>
        </w:rPr>
        <w:t xml:space="preserve"> and B.</w:t>
      </w:r>
      <w:r>
        <w:rPr>
          <w:rFonts w:ascii="Calibri" w:hAnsi="Calibri" w:cs="Calibri"/>
          <w:color w:val="000000"/>
          <w:sz w:val="22"/>
          <w:szCs w:val="22"/>
        </w:rPr>
        <w:t xml:space="preserve"> Rayfield</w:t>
      </w:r>
      <w:r w:rsidR="00790D8A">
        <w:rPr>
          <w:rFonts w:ascii="Calibri" w:hAnsi="Calibri" w:cs="Calibri"/>
          <w:color w:val="000000"/>
          <w:sz w:val="22"/>
          <w:szCs w:val="22"/>
        </w:rPr>
        <w:t>.</w:t>
      </w:r>
      <w:r>
        <w:rPr>
          <w:rFonts w:ascii="Calibri" w:hAnsi="Calibri" w:cs="Calibri"/>
          <w:color w:val="000000"/>
          <w:sz w:val="22"/>
          <w:szCs w:val="22"/>
        </w:rPr>
        <w:t xml:space="preserve"> 2014. Methods and tools for addressing natural disturbance dynamics in conservation planning for wilderness areas. Divers</w:t>
      </w:r>
      <w:r w:rsidR="00790D8A">
        <w:rPr>
          <w:rFonts w:ascii="Calibri" w:hAnsi="Calibri" w:cs="Calibri"/>
          <w:color w:val="000000"/>
          <w:sz w:val="22"/>
          <w:szCs w:val="22"/>
        </w:rPr>
        <w:t xml:space="preserve">ity and </w:t>
      </w:r>
      <w:r>
        <w:rPr>
          <w:rFonts w:ascii="Calibri" w:hAnsi="Calibri" w:cs="Calibri"/>
          <w:color w:val="000000"/>
          <w:sz w:val="22"/>
          <w:szCs w:val="22"/>
        </w:rPr>
        <w:t>Distrib</w:t>
      </w:r>
      <w:r w:rsidR="00790D8A">
        <w:rPr>
          <w:rFonts w:ascii="Calibri" w:hAnsi="Calibri" w:cs="Calibri"/>
          <w:color w:val="000000"/>
          <w:sz w:val="22"/>
          <w:szCs w:val="22"/>
        </w:rPr>
        <w:t>utions</w:t>
      </w:r>
      <w:r>
        <w:rPr>
          <w:rFonts w:ascii="Calibri" w:hAnsi="Calibri" w:cs="Calibri"/>
          <w:color w:val="000000"/>
          <w:sz w:val="22"/>
          <w:szCs w:val="22"/>
        </w:rPr>
        <w:t xml:space="preserve"> 20</w:t>
      </w:r>
      <w:r w:rsidR="00790D8A">
        <w:rPr>
          <w:rFonts w:ascii="Calibri" w:hAnsi="Calibri" w:cs="Calibri"/>
          <w:color w:val="000000"/>
          <w:sz w:val="22"/>
          <w:szCs w:val="22"/>
        </w:rPr>
        <w:t>:</w:t>
      </w:r>
      <w:r>
        <w:rPr>
          <w:rFonts w:ascii="Calibri" w:hAnsi="Calibri" w:cs="Calibri"/>
          <w:color w:val="000000"/>
          <w:sz w:val="22"/>
          <w:szCs w:val="22"/>
        </w:rPr>
        <w:t>258–271.</w:t>
      </w:r>
    </w:p>
    <w:p w14:paraId="39027F97" w14:textId="77777777" w:rsidR="008E53E2" w:rsidRDefault="008E53E2" w:rsidP="008E53E2">
      <w:pPr>
        <w:pStyle w:val="NormalWeb"/>
        <w:spacing w:before="0" w:beforeAutospacing="0" w:after="0"/>
      </w:pPr>
    </w:p>
    <w:p w14:paraId="3B864A34" w14:textId="2F68536B"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Leroux, S. J., </w:t>
      </w:r>
      <w:r w:rsidR="00790D8A">
        <w:rPr>
          <w:rFonts w:ascii="Calibri" w:hAnsi="Calibri" w:cs="Calibri"/>
          <w:color w:val="000000"/>
          <w:sz w:val="22"/>
          <w:szCs w:val="22"/>
        </w:rPr>
        <w:t xml:space="preserve">F.K. </w:t>
      </w:r>
      <w:proofErr w:type="spellStart"/>
      <w:r>
        <w:rPr>
          <w:rFonts w:ascii="Calibri" w:hAnsi="Calibri" w:cs="Calibri"/>
          <w:color w:val="000000"/>
          <w:sz w:val="22"/>
          <w:szCs w:val="22"/>
        </w:rPr>
        <w:t>Schmiegelow</w:t>
      </w:r>
      <w:proofErr w:type="spellEnd"/>
      <w:r>
        <w:rPr>
          <w:rFonts w:ascii="Calibri" w:hAnsi="Calibri" w:cs="Calibri"/>
          <w:color w:val="000000"/>
          <w:sz w:val="22"/>
          <w:szCs w:val="22"/>
        </w:rPr>
        <w:t xml:space="preserve">, </w:t>
      </w:r>
      <w:r w:rsidR="00790D8A">
        <w:rPr>
          <w:rFonts w:ascii="Calibri" w:hAnsi="Calibri" w:cs="Calibri"/>
          <w:color w:val="000000"/>
          <w:sz w:val="22"/>
          <w:szCs w:val="22"/>
        </w:rPr>
        <w:t>R.B.</w:t>
      </w:r>
      <w:r>
        <w:rPr>
          <w:rFonts w:ascii="Calibri" w:hAnsi="Calibri" w:cs="Calibri"/>
          <w:color w:val="000000"/>
          <w:sz w:val="22"/>
          <w:szCs w:val="22"/>
        </w:rPr>
        <w:t xml:space="preserve"> Lessard, and S. G. Cumming. 2007. Minimum dynamic reserves: a framework for determining reserve size in ecosystems structured by large disturbances. Biological </w:t>
      </w:r>
      <w:r w:rsidR="00790D8A">
        <w:rPr>
          <w:rFonts w:ascii="Calibri" w:hAnsi="Calibri" w:cs="Calibri"/>
          <w:color w:val="000000"/>
          <w:sz w:val="22"/>
          <w:szCs w:val="22"/>
        </w:rPr>
        <w:t>C</w:t>
      </w:r>
      <w:r>
        <w:rPr>
          <w:rFonts w:ascii="Calibri" w:hAnsi="Calibri" w:cs="Calibri"/>
          <w:color w:val="000000"/>
          <w:sz w:val="22"/>
          <w:szCs w:val="22"/>
        </w:rPr>
        <w:t>onservation 138(3)</w:t>
      </w:r>
      <w:r w:rsidR="00790D8A">
        <w:rPr>
          <w:rFonts w:ascii="Calibri" w:hAnsi="Calibri" w:cs="Calibri"/>
          <w:color w:val="000000"/>
          <w:sz w:val="22"/>
          <w:szCs w:val="22"/>
        </w:rPr>
        <w:t>:</w:t>
      </w:r>
      <w:r>
        <w:rPr>
          <w:rFonts w:ascii="Calibri" w:hAnsi="Calibri" w:cs="Calibri"/>
          <w:color w:val="000000"/>
          <w:sz w:val="22"/>
          <w:szCs w:val="22"/>
        </w:rPr>
        <w:t>464-473.</w:t>
      </w:r>
    </w:p>
    <w:p w14:paraId="2BE0E5E9" w14:textId="4209A2ED" w:rsidR="00E73612" w:rsidRDefault="00E73612" w:rsidP="005943AF"/>
    <w:p w14:paraId="06BC3FBC" w14:textId="72760BD1" w:rsidR="002D5803" w:rsidRDefault="002D5803" w:rsidP="005943AF">
      <w:proofErr w:type="spellStart"/>
      <w:r w:rsidRPr="002D5803">
        <w:lastRenderedPageBreak/>
        <w:t>Lindenmayer</w:t>
      </w:r>
      <w:proofErr w:type="spellEnd"/>
      <w:r w:rsidRPr="002D5803">
        <w:t xml:space="preserve">, D. B., P. S. Barton, P. W. Lane, M. J. Westgate, L. McBurney, D. Blair, P. Gibbons, and G. E. Likens. 2014. An empirical assessment and comparison of species-based and habitat-based surrogates: a case study of forest vertebrates and large old trees. </w:t>
      </w:r>
      <w:proofErr w:type="spellStart"/>
      <w:r w:rsidRPr="002D5803">
        <w:t>Plos</w:t>
      </w:r>
      <w:proofErr w:type="spellEnd"/>
      <w:r w:rsidRPr="002D5803">
        <w:t xml:space="preserve"> One 9.</w:t>
      </w:r>
    </w:p>
    <w:p w14:paraId="4D93ACF1" w14:textId="77777777" w:rsidR="002D5803" w:rsidRDefault="002D5803" w:rsidP="005943AF"/>
    <w:p w14:paraId="13CEEAEC" w14:textId="65DA16DF" w:rsidR="005943AF" w:rsidRDefault="00F30CBD" w:rsidP="005943AF">
      <w:r w:rsidRPr="00F30CBD">
        <w:t xml:space="preserve">Lisgo, K., F. </w:t>
      </w:r>
      <w:proofErr w:type="spellStart"/>
      <w:r w:rsidRPr="00F30CBD">
        <w:t>Schmiegelow</w:t>
      </w:r>
      <w:proofErr w:type="spellEnd"/>
      <w:r w:rsidRPr="00F30CBD">
        <w:t xml:space="preserve">, S. Leroux, S. Cumming, M. </w:t>
      </w:r>
      <w:proofErr w:type="spellStart"/>
      <w:r w:rsidRPr="00F30CBD">
        <w:t>Krawchuk</w:t>
      </w:r>
      <w:proofErr w:type="spellEnd"/>
      <w:r w:rsidRPr="00F30CBD">
        <w:t xml:space="preserve">, and P. Vernier. </w:t>
      </w:r>
      <w:r>
        <w:t>In p</w:t>
      </w:r>
      <w:r w:rsidRPr="00F30CBD">
        <w:t>rep. Benchmarks across the Boreal: Designing large protected areas in one of the World’s remaining wilderness regions.</w:t>
      </w:r>
    </w:p>
    <w:p w14:paraId="446EE39B" w14:textId="77777777" w:rsidR="00F30CBD" w:rsidRDefault="00F30CBD" w:rsidP="005943AF"/>
    <w:p w14:paraId="77E38BD9" w14:textId="77777777"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Lombard, A.T., </w:t>
      </w:r>
      <w:r w:rsidR="008E53E2">
        <w:rPr>
          <w:rFonts w:ascii="Calibri" w:hAnsi="Calibri" w:cs="Calibri"/>
          <w:color w:val="000000"/>
          <w:sz w:val="22"/>
          <w:szCs w:val="22"/>
        </w:rPr>
        <w:t xml:space="preserve">R.M. </w:t>
      </w:r>
      <w:r>
        <w:rPr>
          <w:rFonts w:ascii="Calibri" w:hAnsi="Calibri" w:cs="Calibri"/>
          <w:color w:val="000000"/>
          <w:sz w:val="22"/>
          <w:szCs w:val="22"/>
        </w:rPr>
        <w:t xml:space="preserve">Cowling, </w:t>
      </w:r>
      <w:r w:rsidR="008E53E2">
        <w:rPr>
          <w:rFonts w:ascii="Calibri" w:hAnsi="Calibri" w:cs="Calibri"/>
          <w:color w:val="000000"/>
          <w:sz w:val="22"/>
          <w:szCs w:val="22"/>
        </w:rPr>
        <w:t>R.L.</w:t>
      </w:r>
      <w:r>
        <w:rPr>
          <w:rFonts w:ascii="Calibri" w:hAnsi="Calibri" w:cs="Calibri"/>
          <w:color w:val="000000"/>
          <w:sz w:val="22"/>
          <w:szCs w:val="22"/>
        </w:rPr>
        <w:t xml:space="preserve">, </w:t>
      </w:r>
      <w:proofErr w:type="spellStart"/>
      <w:r>
        <w:rPr>
          <w:rFonts w:ascii="Calibri" w:hAnsi="Calibri" w:cs="Calibri"/>
          <w:color w:val="000000"/>
          <w:sz w:val="22"/>
          <w:szCs w:val="22"/>
        </w:rPr>
        <w:t>Pressey</w:t>
      </w:r>
      <w:proofErr w:type="spellEnd"/>
      <w:r>
        <w:rPr>
          <w:rFonts w:ascii="Calibri" w:hAnsi="Calibri" w:cs="Calibri"/>
          <w:color w:val="000000"/>
          <w:sz w:val="22"/>
          <w:szCs w:val="22"/>
        </w:rPr>
        <w:t xml:space="preserve">, and </w:t>
      </w:r>
      <w:r w:rsidR="008E53E2">
        <w:rPr>
          <w:rFonts w:ascii="Calibri" w:hAnsi="Calibri" w:cs="Calibri"/>
          <w:color w:val="000000"/>
          <w:sz w:val="22"/>
          <w:szCs w:val="22"/>
        </w:rPr>
        <w:t xml:space="preserve">A.G. </w:t>
      </w:r>
      <w:proofErr w:type="spellStart"/>
      <w:r>
        <w:rPr>
          <w:rFonts w:ascii="Calibri" w:hAnsi="Calibri" w:cs="Calibri"/>
          <w:color w:val="000000"/>
          <w:sz w:val="22"/>
          <w:szCs w:val="22"/>
        </w:rPr>
        <w:t>Rebelo</w:t>
      </w:r>
      <w:proofErr w:type="spellEnd"/>
      <w:r>
        <w:rPr>
          <w:rFonts w:ascii="Calibri" w:hAnsi="Calibri" w:cs="Calibri"/>
          <w:color w:val="000000"/>
          <w:sz w:val="22"/>
          <w:szCs w:val="22"/>
        </w:rPr>
        <w:t xml:space="preserve">. 2003. </w:t>
      </w:r>
      <w:r w:rsidR="008E53E2" w:rsidRPr="008E53E2">
        <w:rPr>
          <w:rFonts w:ascii="Calibri" w:hAnsi="Calibri" w:cs="Calibri"/>
          <w:color w:val="000000"/>
          <w:sz w:val="22"/>
          <w:szCs w:val="22"/>
        </w:rPr>
        <w:t>Effectiveness of land classes as surrogates for species in conservation</w:t>
      </w:r>
      <w:r w:rsidR="008E53E2">
        <w:rPr>
          <w:rFonts w:ascii="Calibri" w:hAnsi="Calibri" w:cs="Calibri"/>
          <w:color w:val="000000"/>
          <w:sz w:val="22"/>
          <w:szCs w:val="22"/>
        </w:rPr>
        <w:t xml:space="preserve"> </w:t>
      </w:r>
      <w:r w:rsidR="008E53E2" w:rsidRPr="008E53E2">
        <w:rPr>
          <w:rFonts w:ascii="Calibri" w:hAnsi="Calibri" w:cs="Calibri"/>
          <w:color w:val="000000"/>
          <w:sz w:val="22"/>
          <w:szCs w:val="22"/>
        </w:rPr>
        <w:t>planning for the Cape Floristic Region</w:t>
      </w:r>
      <w:r w:rsidR="008E53E2">
        <w:rPr>
          <w:rFonts w:ascii="Calibri" w:hAnsi="Calibri" w:cs="Calibri"/>
          <w:color w:val="000000"/>
          <w:sz w:val="22"/>
          <w:szCs w:val="22"/>
        </w:rPr>
        <w:t xml:space="preserve">. </w:t>
      </w:r>
      <w:r>
        <w:rPr>
          <w:rFonts w:ascii="Calibri" w:hAnsi="Calibri" w:cs="Calibri"/>
          <w:color w:val="000000"/>
          <w:sz w:val="22"/>
          <w:szCs w:val="22"/>
        </w:rPr>
        <w:t>Biological Conservation 112</w:t>
      </w:r>
      <w:r w:rsidR="008E53E2">
        <w:rPr>
          <w:rFonts w:ascii="Calibri" w:hAnsi="Calibri" w:cs="Calibri"/>
          <w:color w:val="000000"/>
          <w:sz w:val="22"/>
          <w:szCs w:val="22"/>
        </w:rPr>
        <w:t>:</w:t>
      </w:r>
      <w:r>
        <w:rPr>
          <w:rFonts w:ascii="Calibri" w:hAnsi="Calibri" w:cs="Calibri"/>
          <w:color w:val="000000"/>
          <w:sz w:val="22"/>
          <w:szCs w:val="22"/>
        </w:rPr>
        <w:t>45-62.</w:t>
      </w:r>
    </w:p>
    <w:p w14:paraId="0CF0A93C" w14:textId="6DF271C6" w:rsidR="008E53E2" w:rsidRDefault="008E53E2" w:rsidP="008E53E2">
      <w:pPr>
        <w:pStyle w:val="NormalWeb"/>
        <w:spacing w:before="0" w:beforeAutospacing="0" w:after="0"/>
        <w:rPr>
          <w:rFonts w:ascii="Calibri" w:hAnsi="Calibri" w:cs="Calibri"/>
          <w:color w:val="000000"/>
          <w:sz w:val="22"/>
          <w:szCs w:val="22"/>
        </w:rPr>
      </w:pPr>
    </w:p>
    <w:p w14:paraId="0903BBC2" w14:textId="255A0293" w:rsidR="002D5803" w:rsidRDefault="002D5803" w:rsidP="008E53E2">
      <w:pPr>
        <w:pStyle w:val="NormalWeb"/>
        <w:spacing w:before="0" w:beforeAutospacing="0" w:after="0"/>
        <w:rPr>
          <w:rFonts w:ascii="Calibri" w:hAnsi="Calibri" w:cs="Calibri"/>
          <w:color w:val="000000"/>
          <w:sz w:val="22"/>
          <w:szCs w:val="22"/>
        </w:rPr>
      </w:pPr>
      <w:r w:rsidRPr="002D5803">
        <w:rPr>
          <w:rFonts w:ascii="Calibri" w:hAnsi="Calibri" w:cs="Calibri"/>
          <w:color w:val="000000"/>
          <w:sz w:val="22"/>
          <w:szCs w:val="22"/>
        </w:rPr>
        <w:t xml:space="preserve">McArthur, M. A., B. P. Brooke, R. </w:t>
      </w:r>
      <w:proofErr w:type="spellStart"/>
      <w:r w:rsidRPr="002D5803">
        <w:rPr>
          <w:rFonts w:ascii="Calibri" w:hAnsi="Calibri" w:cs="Calibri"/>
          <w:color w:val="000000"/>
          <w:sz w:val="22"/>
          <w:szCs w:val="22"/>
        </w:rPr>
        <w:t>Przeslawski</w:t>
      </w:r>
      <w:proofErr w:type="spellEnd"/>
      <w:r w:rsidRPr="002D5803">
        <w:rPr>
          <w:rFonts w:ascii="Calibri" w:hAnsi="Calibri" w:cs="Calibri"/>
          <w:color w:val="000000"/>
          <w:sz w:val="22"/>
          <w:szCs w:val="22"/>
        </w:rPr>
        <w:t xml:space="preserve">, D. A. Ryan, V. L. </w:t>
      </w:r>
      <w:proofErr w:type="spellStart"/>
      <w:r w:rsidRPr="002D5803">
        <w:rPr>
          <w:rFonts w:ascii="Calibri" w:hAnsi="Calibri" w:cs="Calibri"/>
          <w:color w:val="000000"/>
          <w:sz w:val="22"/>
          <w:szCs w:val="22"/>
        </w:rPr>
        <w:t>Lucieer</w:t>
      </w:r>
      <w:proofErr w:type="spellEnd"/>
      <w:r w:rsidRPr="002D5803">
        <w:rPr>
          <w:rFonts w:ascii="Calibri" w:hAnsi="Calibri" w:cs="Calibri"/>
          <w:color w:val="000000"/>
          <w:sz w:val="22"/>
          <w:szCs w:val="22"/>
        </w:rPr>
        <w:t xml:space="preserve">, S. Nichol, A. W. McCallum, C. </w:t>
      </w:r>
      <w:proofErr w:type="spellStart"/>
      <w:r w:rsidRPr="002D5803">
        <w:rPr>
          <w:rFonts w:ascii="Calibri" w:hAnsi="Calibri" w:cs="Calibri"/>
          <w:color w:val="000000"/>
          <w:sz w:val="22"/>
          <w:szCs w:val="22"/>
        </w:rPr>
        <w:t>Mellin</w:t>
      </w:r>
      <w:proofErr w:type="spellEnd"/>
      <w:r w:rsidRPr="002D5803">
        <w:rPr>
          <w:rFonts w:ascii="Calibri" w:hAnsi="Calibri" w:cs="Calibri"/>
          <w:color w:val="000000"/>
          <w:sz w:val="22"/>
          <w:szCs w:val="22"/>
        </w:rPr>
        <w:t xml:space="preserve">, I. D. </w:t>
      </w:r>
      <w:proofErr w:type="spellStart"/>
      <w:r w:rsidRPr="002D5803">
        <w:rPr>
          <w:rFonts w:ascii="Calibri" w:hAnsi="Calibri" w:cs="Calibri"/>
          <w:color w:val="000000"/>
          <w:sz w:val="22"/>
          <w:szCs w:val="22"/>
        </w:rPr>
        <w:t>Cresswell</w:t>
      </w:r>
      <w:proofErr w:type="spellEnd"/>
      <w:r w:rsidRPr="002D5803">
        <w:rPr>
          <w:rFonts w:ascii="Calibri" w:hAnsi="Calibri" w:cs="Calibri"/>
          <w:color w:val="000000"/>
          <w:sz w:val="22"/>
          <w:szCs w:val="22"/>
        </w:rPr>
        <w:t>, and L. C. Radke. 2010. On the use of abiotic surrogates to describe marine benthic biodiversity. Estuarine Coastal and Shelf Science 88:21–32.</w:t>
      </w:r>
    </w:p>
    <w:p w14:paraId="2B6C1F1D" w14:textId="77777777" w:rsidR="002D5803" w:rsidRDefault="002D5803" w:rsidP="008E53E2">
      <w:pPr>
        <w:pStyle w:val="NormalWeb"/>
        <w:spacing w:before="0" w:beforeAutospacing="0" w:after="0"/>
        <w:rPr>
          <w:rFonts w:ascii="Calibri" w:hAnsi="Calibri" w:cs="Calibri"/>
          <w:color w:val="000000"/>
          <w:sz w:val="22"/>
          <w:szCs w:val="22"/>
        </w:rPr>
      </w:pPr>
    </w:p>
    <w:p w14:paraId="50599A14" w14:textId="28E17A45" w:rsidR="008E53E2" w:rsidRDefault="004F20A6" w:rsidP="008E53E2">
      <w:pPr>
        <w:pStyle w:val="NormalWeb"/>
        <w:spacing w:before="0" w:beforeAutospacing="0" w:after="0"/>
        <w:rPr>
          <w:rFonts w:ascii="Calibri" w:hAnsi="Calibri" w:cs="Calibri"/>
          <w:color w:val="000000"/>
          <w:sz w:val="22"/>
          <w:szCs w:val="22"/>
        </w:rPr>
      </w:pPr>
      <w:proofErr w:type="spellStart"/>
      <w:r>
        <w:rPr>
          <w:rFonts w:ascii="Calibri" w:hAnsi="Calibri" w:cs="Calibri"/>
          <w:color w:val="000000"/>
          <w:sz w:val="22"/>
          <w:szCs w:val="22"/>
        </w:rPr>
        <w:t>Margules</w:t>
      </w:r>
      <w:proofErr w:type="spellEnd"/>
      <w:r>
        <w:rPr>
          <w:rFonts w:ascii="Calibri" w:hAnsi="Calibri" w:cs="Calibri"/>
          <w:color w:val="000000"/>
          <w:sz w:val="22"/>
          <w:szCs w:val="22"/>
        </w:rPr>
        <w:t>, C.R.</w:t>
      </w:r>
      <w:r w:rsidR="00A32FE1">
        <w:rPr>
          <w:rFonts w:ascii="Calibri" w:hAnsi="Calibri" w:cs="Calibri"/>
          <w:color w:val="000000"/>
          <w:sz w:val="22"/>
          <w:szCs w:val="22"/>
        </w:rPr>
        <w:t>,</w:t>
      </w:r>
      <w:r>
        <w:rPr>
          <w:rFonts w:ascii="Calibri" w:hAnsi="Calibri" w:cs="Calibri"/>
          <w:color w:val="000000"/>
          <w:sz w:val="22"/>
          <w:szCs w:val="22"/>
        </w:rPr>
        <w:t xml:space="preserve"> and </w:t>
      </w:r>
      <w:r w:rsidR="00A32FE1">
        <w:rPr>
          <w:rFonts w:ascii="Calibri" w:hAnsi="Calibri" w:cs="Calibri"/>
          <w:color w:val="000000"/>
          <w:sz w:val="22"/>
          <w:szCs w:val="22"/>
        </w:rPr>
        <w:t xml:space="preserve">R.L. </w:t>
      </w:r>
      <w:proofErr w:type="spellStart"/>
      <w:r>
        <w:rPr>
          <w:rFonts w:ascii="Calibri" w:hAnsi="Calibri" w:cs="Calibri"/>
          <w:color w:val="000000"/>
          <w:sz w:val="22"/>
          <w:szCs w:val="22"/>
        </w:rPr>
        <w:t>Pressey</w:t>
      </w:r>
      <w:proofErr w:type="spellEnd"/>
      <w:r>
        <w:rPr>
          <w:rFonts w:ascii="Calibri" w:hAnsi="Calibri" w:cs="Calibri"/>
          <w:color w:val="000000"/>
          <w:sz w:val="22"/>
          <w:szCs w:val="22"/>
        </w:rPr>
        <w:t>. 2000. Systematic conservation planning. Nature 405(6783)</w:t>
      </w:r>
      <w:r w:rsidR="00A32FE1">
        <w:rPr>
          <w:rFonts w:ascii="Calibri" w:hAnsi="Calibri" w:cs="Calibri"/>
          <w:color w:val="000000"/>
          <w:sz w:val="22"/>
          <w:szCs w:val="22"/>
        </w:rPr>
        <w:t>:</w:t>
      </w:r>
      <w:r>
        <w:rPr>
          <w:rFonts w:ascii="Calibri" w:hAnsi="Calibri" w:cs="Calibri"/>
          <w:color w:val="000000"/>
          <w:sz w:val="22"/>
          <w:szCs w:val="22"/>
        </w:rPr>
        <w:t>243-253.</w:t>
      </w:r>
    </w:p>
    <w:p w14:paraId="5D3E6231" w14:textId="77777777" w:rsidR="00A32FE1" w:rsidRDefault="00A32FE1" w:rsidP="008E53E2">
      <w:pPr>
        <w:pStyle w:val="NormalWeb"/>
        <w:spacing w:before="0" w:beforeAutospacing="0" w:after="0"/>
        <w:rPr>
          <w:rFonts w:ascii="Calibri" w:hAnsi="Calibri" w:cs="Calibri"/>
          <w:color w:val="000000"/>
          <w:sz w:val="22"/>
          <w:szCs w:val="22"/>
        </w:rPr>
      </w:pPr>
    </w:p>
    <w:p w14:paraId="37EC9023" w14:textId="5C4D549C" w:rsidR="004F20A6" w:rsidRDefault="004F20A6" w:rsidP="008E53E2">
      <w:pPr>
        <w:pStyle w:val="NormalWeb"/>
        <w:spacing w:before="0" w:beforeAutospacing="0" w:after="0"/>
      </w:pPr>
      <w:proofErr w:type="spellStart"/>
      <w:r>
        <w:rPr>
          <w:rFonts w:ascii="Calibri" w:hAnsi="Calibri" w:cs="Calibri"/>
          <w:color w:val="000000"/>
          <w:sz w:val="22"/>
          <w:szCs w:val="22"/>
        </w:rPr>
        <w:t>Mellin</w:t>
      </w:r>
      <w:proofErr w:type="spellEnd"/>
      <w:r>
        <w:rPr>
          <w:rFonts w:ascii="Calibri" w:hAnsi="Calibri" w:cs="Calibri"/>
          <w:color w:val="000000"/>
          <w:sz w:val="22"/>
          <w:szCs w:val="22"/>
        </w:rPr>
        <w:t xml:space="preserve">, C., </w:t>
      </w:r>
      <w:r w:rsidR="00A32FE1">
        <w:rPr>
          <w:rFonts w:ascii="Calibri" w:hAnsi="Calibri" w:cs="Calibri"/>
          <w:color w:val="000000"/>
          <w:sz w:val="22"/>
          <w:szCs w:val="22"/>
        </w:rPr>
        <w:t xml:space="preserve">S. </w:t>
      </w:r>
      <w:proofErr w:type="spellStart"/>
      <w:r>
        <w:rPr>
          <w:rFonts w:ascii="Calibri" w:hAnsi="Calibri" w:cs="Calibri"/>
          <w:color w:val="000000"/>
          <w:sz w:val="22"/>
          <w:szCs w:val="22"/>
        </w:rPr>
        <w:t>Delean</w:t>
      </w:r>
      <w:proofErr w:type="spellEnd"/>
      <w:r>
        <w:rPr>
          <w:rFonts w:ascii="Calibri" w:hAnsi="Calibri" w:cs="Calibri"/>
          <w:color w:val="000000"/>
          <w:sz w:val="22"/>
          <w:szCs w:val="22"/>
        </w:rPr>
        <w:t>,</w:t>
      </w:r>
      <w:r w:rsidR="00A32FE1">
        <w:rPr>
          <w:rFonts w:ascii="Calibri" w:hAnsi="Calibri" w:cs="Calibri"/>
          <w:color w:val="000000"/>
          <w:sz w:val="22"/>
          <w:szCs w:val="22"/>
        </w:rPr>
        <w:t xml:space="preserve"> J.</w:t>
      </w:r>
      <w:r>
        <w:rPr>
          <w:rFonts w:ascii="Calibri" w:hAnsi="Calibri" w:cs="Calibri"/>
          <w:color w:val="000000"/>
          <w:sz w:val="22"/>
          <w:szCs w:val="22"/>
        </w:rPr>
        <w:t xml:space="preserve"> Caley,</w:t>
      </w:r>
      <w:r w:rsidR="00A32FE1">
        <w:rPr>
          <w:rFonts w:ascii="Calibri" w:hAnsi="Calibri" w:cs="Calibri"/>
          <w:color w:val="000000"/>
          <w:sz w:val="22"/>
          <w:szCs w:val="22"/>
        </w:rPr>
        <w:t xml:space="preserve"> G.</w:t>
      </w:r>
      <w:r>
        <w:rPr>
          <w:rFonts w:ascii="Calibri" w:hAnsi="Calibri" w:cs="Calibri"/>
          <w:color w:val="000000"/>
          <w:sz w:val="22"/>
          <w:szCs w:val="22"/>
        </w:rPr>
        <w:t xml:space="preserve"> Edgar,</w:t>
      </w:r>
      <w:r w:rsidR="00A32FE1">
        <w:rPr>
          <w:rFonts w:ascii="Calibri" w:hAnsi="Calibri" w:cs="Calibri"/>
          <w:color w:val="000000"/>
          <w:sz w:val="22"/>
          <w:szCs w:val="22"/>
        </w:rPr>
        <w:t xml:space="preserve"> M.</w:t>
      </w:r>
      <w:r>
        <w:rPr>
          <w:rFonts w:ascii="Calibri" w:hAnsi="Calibri" w:cs="Calibri"/>
          <w:color w:val="000000"/>
          <w:sz w:val="22"/>
          <w:szCs w:val="22"/>
        </w:rPr>
        <w:t xml:space="preserve"> </w:t>
      </w:r>
      <w:proofErr w:type="spellStart"/>
      <w:r>
        <w:rPr>
          <w:rFonts w:ascii="Calibri" w:hAnsi="Calibri" w:cs="Calibri"/>
          <w:color w:val="000000"/>
          <w:sz w:val="22"/>
          <w:szCs w:val="22"/>
        </w:rPr>
        <w:t>Meekan</w:t>
      </w:r>
      <w:proofErr w:type="spellEnd"/>
      <w:r>
        <w:rPr>
          <w:rFonts w:ascii="Calibri" w:hAnsi="Calibri" w:cs="Calibri"/>
          <w:color w:val="000000"/>
          <w:sz w:val="22"/>
          <w:szCs w:val="22"/>
        </w:rPr>
        <w:t>,</w:t>
      </w:r>
      <w:r w:rsidR="00A32FE1">
        <w:rPr>
          <w:rFonts w:ascii="Calibri" w:hAnsi="Calibri" w:cs="Calibri"/>
          <w:color w:val="000000"/>
          <w:sz w:val="22"/>
          <w:szCs w:val="22"/>
        </w:rPr>
        <w:t xml:space="preserve"> R. </w:t>
      </w:r>
      <w:r>
        <w:rPr>
          <w:rFonts w:ascii="Calibri" w:hAnsi="Calibri" w:cs="Calibri"/>
          <w:color w:val="000000"/>
          <w:sz w:val="22"/>
          <w:szCs w:val="22"/>
        </w:rPr>
        <w:t>Pitcher,</w:t>
      </w:r>
      <w:r w:rsidR="00A32FE1">
        <w:rPr>
          <w:rFonts w:ascii="Calibri" w:hAnsi="Calibri" w:cs="Calibri"/>
          <w:color w:val="000000"/>
          <w:sz w:val="22"/>
          <w:szCs w:val="22"/>
        </w:rPr>
        <w:t xml:space="preserve"> R.</w:t>
      </w:r>
      <w:r>
        <w:rPr>
          <w:rFonts w:ascii="Calibri" w:hAnsi="Calibri" w:cs="Calibri"/>
          <w:color w:val="000000"/>
          <w:sz w:val="22"/>
          <w:szCs w:val="22"/>
        </w:rPr>
        <w:t xml:space="preserve"> </w:t>
      </w:r>
      <w:proofErr w:type="spellStart"/>
      <w:r>
        <w:rPr>
          <w:rFonts w:ascii="Calibri" w:hAnsi="Calibri" w:cs="Calibri"/>
          <w:color w:val="000000"/>
          <w:sz w:val="22"/>
          <w:szCs w:val="22"/>
        </w:rPr>
        <w:t>Przeslawski</w:t>
      </w:r>
      <w:proofErr w:type="spellEnd"/>
      <w:r>
        <w:rPr>
          <w:rFonts w:ascii="Calibri" w:hAnsi="Calibri" w:cs="Calibri"/>
          <w:color w:val="000000"/>
          <w:sz w:val="22"/>
          <w:szCs w:val="22"/>
        </w:rPr>
        <w:t>, R.,</w:t>
      </w:r>
      <w:r w:rsidR="00BE4169">
        <w:rPr>
          <w:rFonts w:ascii="Calibri" w:hAnsi="Calibri" w:cs="Calibri"/>
          <w:color w:val="000000"/>
          <w:sz w:val="22"/>
          <w:szCs w:val="22"/>
        </w:rPr>
        <w:t xml:space="preserve"> A. Williams, and C. Bradshaw. </w:t>
      </w:r>
      <w:r>
        <w:rPr>
          <w:rFonts w:ascii="Calibri" w:hAnsi="Calibri" w:cs="Calibri"/>
          <w:color w:val="000000"/>
          <w:sz w:val="22"/>
          <w:szCs w:val="22"/>
        </w:rPr>
        <w:t>2011.</w:t>
      </w:r>
      <w:r w:rsidR="00BE4169">
        <w:rPr>
          <w:rFonts w:ascii="Calibri" w:hAnsi="Calibri" w:cs="Calibri"/>
          <w:color w:val="000000"/>
          <w:sz w:val="22"/>
          <w:szCs w:val="22"/>
        </w:rPr>
        <w:t xml:space="preserve"> </w:t>
      </w:r>
      <w:r>
        <w:rPr>
          <w:rFonts w:ascii="Calibri" w:hAnsi="Calibri" w:cs="Calibri"/>
          <w:color w:val="000000"/>
          <w:sz w:val="22"/>
          <w:szCs w:val="22"/>
        </w:rPr>
        <w:t xml:space="preserve">Effectiveness of biological surrogates for predicting patterns of marine biodiversity: </w:t>
      </w:r>
      <w:r w:rsidR="00BE4169">
        <w:rPr>
          <w:rFonts w:ascii="Calibri" w:hAnsi="Calibri" w:cs="Calibri"/>
          <w:color w:val="000000"/>
          <w:sz w:val="22"/>
          <w:szCs w:val="22"/>
        </w:rPr>
        <w:t>A</w:t>
      </w:r>
      <w:r>
        <w:rPr>
          <w:rFonts w:ascii="Calibri" w:hAnsi="Calibri" w:cs="Calibri"/>
          <w:color w:val="000000"/>
          <w:sz w:val="22"/>
          <w:szCs w:val="22"/>
        </w:rPr>
        <w:t xml:space="preserve"> global meta-analysis. </w:t>
      </w:r>
      <w:proofErr w:type="spellStart"/>
      <w:r>
        <w:rPr>
          <w:rFonts w:ascii="Calibri" w:hAnsi="Calibri" w:cs="Calibri"/>
          <w:color w:val="000000"/>
          <w:sz w:val="22"/>
          <w:szCs w:val="22"/>
        </w:rPr>
        <w:t>P</w:t>
      </w:r>
      <w:r w:rsidR="00A32FE1">
        <w:rPr>
          <w:rFonts w:ascii="Calibri" w:hAnsi="Calibri" w:cs="Calibri"/>
          <w:color w:val="000000"/>
          <w:sz w:val="22"/>
          <w:szCs w:val="22"/>
        </w:rPr>
        <w:t>L</w:t>
      </w:r>
      <w:r>
        <w:rPr>
          <w:rFonts w:ascii="Calibri" w:hAnsi="Calibri" w:cs="Calibri"/>
          <w:color w:val="000000"/>
          <w:sz w:val="22"/>
          <w:szCs w:val="22"/>
        </w:rPr>
        <w:t>oS</w:t>
      </w:r>
      <w:proofErr w:type="spellEnd"/>
      <w:r>
        <w:rPr>
          <w:rFonts w:ascii="Calibri" w:hAnsi="Calibri" w:cs="Calibri"/>
          <w:color w:val="000000"/>
          <w:sz w:val="22"/>
          <w:szCs w:val="22"/>
        </w:rPr>
        <w:t xml:space="preserve"> </w:t>
      </w:r>
      <w:r w:rsidR="00A32FE1">
        <w:rPr>
          <w:rFonts w:ascii="Calibri" w:hAnsi="Calibri" w:cs="Calibri"/>
          <w:color w:val="000000"/>
          <w:sz w:val="22"/>
          <w:szCs w:val="22"/>
        </w:rPr>
        <w:t>ONE</w:t>
      </w:r>
      <w:r>
        <w:rPr>
          <w:rFonts w:ascii="Calibri" w:hAnsi="Calibri" w:cs="Calibri"/>
          <w:color w:val="000000"/>
          <w:sz w:val="22"/>
          <w:szCs w:val="22"/>
        </w:rPr>
        <w:t xml:space="preserve"> 6(6</w:t>
      </w:r>
      <w:proofErr w:type="gramStart"/>
      <w:r>
        <w:rPr>
          <w:rFonts w:ascii="Calibri" w:hAnsi="Calibri" w:cs="Calibri"/>
          <w:color w:val="000000"/>
          <w:sz w:val="22"/>
          <w:szCs w:val="22"/>
        </w:rPr>
        <w:t>)</w:t>
      </w:r>
      <w:r w:rsidR="00A32FE1">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20141.</w:t>
      </w:r>
    </w:p>
    <w:p w14:paraId="09625D18" w14:textId="77777777" w:rsidR="004F20A6" w:rsidRDefault="004F20A6" w:rsidP="008E53E2"/>
    <w:p w14:paraId="1528C1C9" w14:textId="6154BCFA" w:rsidR="00A537CF" w:rsidRDefault="00285BC1" w:rsidP="00285BC1">
      <w:pPr>
        <w:pStyle w:val="NormalWeb"/>
        <w:spacing w:before="0" w:beforeAutospacing="0" w:after="0"/>
        <w:rPr>
          <w:rFonts w:asciiTheme="minorHAnsi" w:hAnsiTheme="minorHAnsi" w:cstheme="minorHAnsi"/>
          <w:sz w:val="22"/>
          <w:szCs w:val="22"/>
        </w:rPr>
      </w:pPr>
      <w:proofErr w:type="spellStart"/>
      <w:r>
        <w:rPr>
          <w:rFonts w:ascii="Calibri" w:hAnsi="Calibri" w:cs="Calibri"/>
          <w:color w:val="000000"/>
          <w:sz w:val="22"/>
          <w:szCs w:val="22"/>
        </w:rPr>
        <w:t>NRCan</w:t>
      </w:r>
      <w:proofErr w:type="spellEnd"/>
      <w:r>
        <w:rPr>
          <w:rFonts w:ascii="Calibri" w:hAnsi="Calibri" w:cs="Calibri"/>
          <w:color w:val="000000"/>
          <w:sz w:val="22"/>
          <w:szCs w:val="22"/>
        </w:rPr>
        <w:t xml:space="preserve">. 2009. </w:t>
      </w:r>
      <w:r w:rsidRPr="00285BC1">
        <w:rPr>
          <w:rFonts w:asciiTheme="minorHAnsi" w:hAnsiTheme="minorHAnsi" w:cstheme="minorHAnsi"/>
          <w:sz w:val="22"/>
          <w:szCs w:val="22"/>
        </w:rPr>
        <w:t>Atlas of Canada 1,000,000 National Frameworks Data, Hydrology</w:t>
      </w:r>
      <w:r>
        <w:rPr>
          <w:rFonts w:asciiTheme="minorHAnsi" w:hAnsiTheme="minorHAnsi" w:cstheme="minorHAnsi"/>
          <w:sz w:val="22"/>
          <w:szCs w:val="22"/>
        </w:rPr>
        <w:t xml:space="preserve"> </w:t>
      </w:r>
      <w:r w:rsidRPr="00285BC1">
        <w:rPr>
          <w:rFonts w:asciiTheme="minorHAnsi" w:hAnsiTheme="minorHAnsi" w:cstheme="minorHAnsi"/>
          <w:sz w:val="22"/>
          <w:szCs w:val="22"/>
        </w:rPr>
        <w:t>Version 6.0</w:t>
      </w:r>
      <w:r>
        <w:rPr>
          <w:rFonts w:asciiTheme="minorHAnsi" w:hAnsiTheme="minorHAnsi" w:cstheme="minorHAnsi"/>
          <w:sz w:val="22"/>
          <w:szCs w:val="22"/>
        </w:rPr>
        <w:t xml:space="preserve">: </w:t>
      </w:r>
      <w:r w:rsidRPr="00285BC1">
        <w:rPr>
          <w:rFonts w:asciiTheme="minorHAnsi" w:hAnsiTheme="minorHAnsi" w:cstheme="minorHAnsi"/>
          <w:sz w:val="22"/>
          <w:szCs w:val="22"/>
        </w:rPr>
        <w:t>A practical guide to the datasets</w:t>
      </w:r>
      <w:r>
        <w:rPr>
          <w:rFonts w:asciiTheme="minorHAnsi" w:hAnsiTheme="minorHAnsi" w:cstheme="minorHAnsi"/>
          <w:sz w:val="22"/>
          <w:szCs w:val="22"/>
        </w:rPr>
        <w:t>.</w:t>
      </w:r>
      <w:r w:rsidRPr="00285BC1">
        <w:rPr>
          <w:rFonts w:ascii="Calibri" w:hAnsi="Calibri" w:cs="Calibri"/>
          <w:color w:val="000000"/>
          <w:sz w:val="22"/>
          <w:szCs w:val="22"/>
        </w:rPr>
        <w:t xml:space="preserve"> </w:t>
      </w:r>
      <w:r>
        <w:rPr>
          <w:rFonts w:ascii="Calibri" w:hAnsi="Calibri" w:cs="Calibri"/>
          <w:color w:val="000000"/>
          <w:sz w:val="22"/>
          <w:szCs w:val="22"/>
        </w:rPr>
        <w:t xml:space="preserve">Natural Resources Canada, Ottawa, ON. </w:t>
      </w:r>
      <w:hyperlink r:id="rId15" w:history="1">
        <w:r w:rsidRPr="00312F8D">
          <w:rPr>
            <w:rStyle w:val="Hyperlink"/>
            <w:rFonts w:asciiTheme="minorHAnsi" w:hAnsiTheme="minorHAnsi" w:cstheme="minorHAnsi"/>
            <w:sz w:val="22"/>
            <w:szCs w:val="22"/>
          </w:rPr>
          <w:t>ftp://ftp.geogratis.gc.ca/pub/nrcan_rncan/archive/vector/framework_cadre/drainage_areas/1M_HYDRO_GUIDE_EN_2009.pdf</w:t>
        </w:r>
      </w:hyperlink>
    </w:p>
    <w:p w14:paraId="0B5976D9" w14:textId="77777777" w:rsidR="00285BC1" w:rsidRPr="00285BC1" w:rsidRDefault="00285BC1" w:rsidP="00285BC1">
      <w:pPr>
        <w:pStyle w:val="NormalWeb"/>
        <w:spacing w:before="0" w:beforeAutospacing="0" w:after="0"/>
        <w:rPr>
          <w:rFonts w:asciiTheme="minorHAnsi" w:hAnsiTheme="minorHAnsi" w:cstheme="minorHAnsi"/>
          <w:sz w:val="22"/>
          <w:szCs w:val="22"/>
        </w:rPr>
      </w:pPr>
    </w:p>
    <w:p w14:paraId="4336475A" w14:textId="4BEF08B4" w:rsidR="004F20A6" w:rsidRDefault="004F20A6" w:rsidP="008E53E2">
      <w:pPr>
        <w:pStyle w:val="NormalWeb"/>
        <w:spacing w:before="0" w:beforeAutospacing="0" w:after="0"/>
      </w:pPr>
      <w:r>
        <w:rPr>
          <w:rFonts w:ascii="Calibri" w:hAnsi="Calibri" w:cs="Calibri"/>
          <w:color w:val="000000"/>
          <w:sz w:val="22"/>
          <w:szCs w:val="22"/>
        </w:rPr>
        <w:t xml:space="preserve">Oliver, I., </w:t>
      </w:r>
      <w:r w:rsidR="009839E4">
        <w:rPr>
          <w:rFonts w:ascii="Calibri" w:hAnsi="Calibri" w:cs="Calibri"/>
          <w:color w:val="000000"/>
          <w:sz w:val="22"/>
          <w:szCs w:val="22"/>
        </w:rPr>
        <w:t xml:space="preserve">A. </w:t>
      </w:r>
      <w:r>
        <w:rPr>
          <w:rFonts w:ascii="Calibri" w:hAnsi="Calibri" w:cs="Calibri"/>
          <w:color w:val="000000"/>
          <w:sz w:val="22"/>
          <w:szCs w:val="22"/>
        </w:rPr>
        <w:t xml:space="preserve">Holmes, </w:t>
      </w:r>
      <w:r w:rsidR="009839E4">
        <w:rPr>
          <w:rFonts w:ascii="Calibri" w:hAnsi="Calibri" w:cs="Calibri"/>
          <w:color w:val="000000"/>
          <w:sz w:val="22"/>
          <w:szCs w:val="22"/>
        </w:rPr>
        <w:t>J.M.</w:t>
      </w:r>
      <w:r>
        <w:rPr>
          <w:rFonts w:ascii="Calibri" w:hAnsi="Calibri" w:cs="Calibri"/>
          <w:color w:val="000000"/>
          <w:sz w:val="22"/>
          <w:szCs w:val="22"/>
        </w:rPr>
        <w:t xml:space="preserve"> Dangerfield,</w:t>
      </w:r>
      <w:r w:rsidR="009839E4">
        <w:rPr>
          <w:rFonts w:ascii="Calibri" w:hAnsi="Calibri" w:cs="Calibri"/>
          <w:color w:val="000000"/>
          <w:sz w:val="22"/>
          <w:szCs w:val="22"/>
        </w:rPr>
        <w:t xml:space="preserve"> M.</w:t>
      </w:r>
      <w:r>
        <w:rPr>
          <w:rFonts w:ascii="Calibri" w:hAnsi="Calibri" w:cs="Calibri"/>
          <w:color w:val="000000"/>
          <w:sz w:val="22"/>
          <w:szCs w:val="22"/>
        </w:rPr>
        <w:t xml:space="preserve"> </w:t>
      </w:r>
      <w:proofErr w:type="spellStart"/>
      <w:r>
        <w:rPr>
          <w:rFonts w:ascii="Calibri" w:hAnsi="Calibri" w:cs="Calibri"/>
          <w:color w:val="000000"/>
          <w:sz w:val="22"/>
          <w:szCs w:val="22"/>
        </w:rPr>
        <w:t>Gillings</w:t>
      </w:r>
      <w:proofErr w:type="spellEnd"/>
      <w:r>
        <w:rPr>
          <w:rFonts w:ascii="Calibri" w:hAnsi="Calibri" w:cs="Calibri"/>
          <w:color w:val="000000"/>
          <w:sz w:val="22"/>
          <w:szCs w:val="22"/>
        </w:rPr>
        <w:t>,</w:t>
      </w:r>
      <w:r w:rsidR="009839E4">
        <w:rPr>
          <w:rFonts w:ascii="Calibri" w:hAnsi="Calibri" w:cs="Calibri"/>
          <w:color w:val="000000"/>
          <w:sz w:val="22"/>
          <w:szCs w:val="22"/>
        </w:rPr>
        <w:t xml:space="preserve"> A.J.</w:t>
      </w:r>
      <w:r>
        <w:rPr>
          <w:rFonts w:ascii="Calibri" w:hAnsi="Calibri" w:cs="Calibri"/>
          <w:color w:val="000000"/>
          <w:sz w:val="22"/>
          <w:szCs w:val="22"/>
        </w:rPr>
        <w:t xml:space="preserve"> </w:t>
      </w:r>
      <w:proofErr w:type="spellStart"/>
      <w:r>
        <w:rPr>
          <w:rFonts w:ascii="Calibri" w:hAnsi="Calibri" w:cs="Calibri"/>
          <w:color w:val="000000"/>
          <w:sz w:val="22"/>
          <w:szCs w:val="22"/>
        </w:rPr>
        <w:t>Pik</w:t>
      </w:r>
      <w:proofErr w:type="spellEnd"/>
      <w:r>
        <w:rPr>
          <w:rFonts w:ascii="Calibri" w:hAnsi="Calibri" w:cs="Calibri"/>
          <w:color w:val="000000"/>
          <w:sz w:val="22"/>
          <w:szCs w:val="22"/>
        </w:rPr>
        <w:t>,</w:t>
      </w:r>
      <w:r w:rsidR="009839E4">
        <w:rPr>
          <w:rFonts w:ascii="Calibri" w:hAnsi="Calibri" w:cs="Calibri"/>
          <w:color w:val="000000"/>
          <w:sz w:val="22"/>
          <w:szCs w:val="22"/>
        </w:rPr>
        <w:t xml:space="preserve"> D.R.</w:t>
      </w:r>
      <w:r>
        <w:rPr>
          <w:rFonts w:ascii="Calibri" w:hAnsi="Calibri" w:cs="Calibri"/>
          <w:color w:val="000000"/>
          <w:sz w:val="22"/>
          <w:szCs w:val="22"/>
        </w:rPr>
        <w:t xml:space="preserve"> Britton,</w:t>
      </w:r>
      <w:r w:rsidR="009839E4">
        <w:rPr>
          <w:rFonts w:ascii="Calibri" w:hAnsi="Calibri" w:cs="Calibri"/>
          <w:color w:val="000000"/>
          <w:sz w:val="22"/>
          <w:szCs w:val="22"/>
        </w:rPr>
        <w:t xml:space="preserve"> M.</w:t>
      </w:r>
      <w:r>
        <w:rPr>
          <w:rFonts w:ascii="Calibri" w:hAnsi="Calibri" w:cs="Calibri"/>
          <w:color w:val="000000"/>
          <w:sz w:val="22"/>
          <w:szCs w:val="22"/>
        </w:rPr>
        <w:t xml:space="preserve"> Holley,</w:t>
      </w:r>
      <w:r w:rsidR="009839E4">
        <w:rPr>
          <w:rFonts w:ascii="Calibri" w:hAnsi="Calibri" w:cs="Calibri"/>
          <w:color w:val="000000"/>
          <w:sz w:val="22"/>
          <w:szCs w:val="22"/>
        </w:rPr>
        <w:t xml:space="preserve"> M.E.</w:t>
      </w:r>
      <w:r>
        <w:rPr>
          <w:rFonts w:ascii="Calibri" w:hAnsi="Calibri" w:cs="Calibri"/>
          <w:color w:val="000000"/>
          <w:sz w:val="22"/>
          <w:szCs w:val="22"/>
        </w:rPr>
        <w:t xml:space="preserve"> Montgomery, </w:t>
      </w:r>
      <w:r w:rsidR="009839E4">
        <w:rPr>
          <w:rFonts w:ascii="Calibri" w:hAnsi="Calibri" w:cs="Calibri"/>
          <w:color w:val="000000"/>
          <w:sz w:val="22"/>
          <w:szCs w:val="22"/>
        </w:rPr>
        <w:t xml:space="preserve">M. </w:t>
      </w:r>
      <w:r>
        <w:rPr>
          <w:rFonts w:ascii="Calibri" w:hAnsi="Calibri" w:cs="Calibri"/>
          <w:color w:val="000000"/>
          <w:sz w:val="22"/>
          <w:szCs w:val="22"/>
        </w:rPr>
        <w:t>Raison,</w:t>
      </w:r>
      <w:r w:rsidR="009839E4">
        <w:rPr>
          <w:rFonts w:ascii="Calibri" w:hAnsi="Calibri" w:cs="Calibri"/>
          <w:color w:val="000000"/>
          <w:sz w:val="22"/>
          <w:szCs w:val="22"/>
        </w:rPr>
        <w:t xml:space="preserve"> V.</w:t>
      </w:r>
      <w:r>
        <w:rPr>
          <w:rFonts w:ascii="Calibri" w:hAnsi="Calibri" w:cs="Calibri"/>
          <w:color w:val="000000"/>
          <w:sz w:val="22"/>
          <w:szCs w:val="22"/>
        </w:rPr>
        <w:t xml:space="preserve"> Logan, </w:t>
      </w:r>
      <w:r w:rsidR="009839E4">
        <w:rPr>
          <w:rFonts w:ascii="Calibri" w:hAnsi="Calibri" w:cs="Calibri"/>
          <w:color w:val="000000"/>
          <w:sz w:val="22"/>
          <w:szCs w:val="22"/>
        </w:rPr>
        <w:t>R.L.</w:t>
      </w:r>
      <w:r>
        <w:rPr>
          <w:rFonts w:ascii="Calibri" w:hAnsi="Calibri" w:cs="Calibri"/>
          <w:color w:val="000000"/>
          <w:sz w:val="22"/>
          <w:szCs w:val="22"/>
        </w:rPr>
        <w:t xml:space="preserve"> </w:t>
      </w:r>
      <w:proofErr w:type="spellStart"/>
      <w:r>
        <w:rPr>
          <w:rFonts w:ascii="Calibri" w:hAnsi="Calibri" w:cs="Calibri"/>
          <w:color w:val="000000"/>
          <w:sz w:val="22"/>
          <w:szCs w:val="22"/>
        </w:rPr>
        <w:t>Pressey</w:t>
      </w:r>
      <w:proofErr w:type="spellEnd"/>
      <w:r>
        <w:rPr>
          <w:rFonts w:ascii="Calibri" w:hAnsi="Calibri" w:cs="Calibri"/>
          <w:color w:val="000000"/>
          <w:sz w:val="22"/>
          <w:szCs w:val="22"/>
        </w:rPr>
        <w:t xml:space="preserve">, and </w:t>
      </w:r>
      <w:r w:rsidR="009839E4">
        <w:rPr>
          <w:rFonts w:ascii="Calibri" w:hAnsi="Calibri" w:cs="Calibri"/>
          <w:color w:val="000000"/>
          <w:sz w:val="22"/>
          <w:szCs w:val="22"/>
        </w:rPr>
        <w:t xml:space="preserve">A.J. </w:t>
      </w:r>
      <w:r>
        <w:rPr>
          <w:rFonts w:ascii="Calibri" w:hAnsi="Calibri" w:cs="Calibri"/>
          <w:color w:val="000000"/>
          <w:sz w:val="22"/>
          <w:szCs w:val="22"/>
        </w:rPr>
        <w:t>Beatie. 2004. Land systems as surrogates for biodiversity in conservation planning. Ecological Applications 14(2)</w:t>
      </w:r>
      <w:r w:rsidR="009839E4">
        <w:rPr>
          <w:rFonts w:ascii="Calibri" w:hAnsi="Calibri" w:cs="Calibri"/>
          <w:color w:val="000000"/>
          <w:sz w:val="22"/>
          <w:szCs w:val="22"/>
        </w:rPr>
        <w:t>:</w:t>
      </w:r>
      <w:r>
        <w:rPr>
          <w:rFonts w:ascii="Calibri" w:hAnsi="Calibri" w:cs="Calibri"/>
          <w:color w:val="000000"/>
          <w:sz w:val="22"/>
          <w:szCs w:val="22"/>
        </w:rPr>
        <w:t>485-503.</w:t>
      </w:r>
    </w:p>
    <w:p w14:paraId="145C152D" w14:textId="4CA12B11" w:rsidR="004F20A6" w:rsidRDefault="004F20A6" w:rsidP="008E53E2"/>
    <w:p w14:paraId="5DFDFE32" w14:textId="01322228" w:rsidR="006A30D0" w:rsidRDefault="006A30D0" w:rsidP="008E53E2">
      <w:r w:rsidRPr="006A30D0">
        <w:t>Otto, S.A. (2019, Jan.,7). How to normalize the RMSE [Blog post]. Retrieved from https://www.marinedatascience.co/blog/2019/01/07/normalizing-the-rmse/</w:t>
      </w:r>
    </w:p>
    <w:p w14:paraId="27FDBF50" w14:textId="77777777" w:rsidR="006A30D0" w:rsidRDefault="006A30D0" w:rsidP="008E53E2"/>
    <w:p w14:paraId="00908395" w14:textId="6F011C24" w:rsidR="00B402D0" w:rsidRDefault="004F20A6" w:rsidP="00B402D0">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Powers, R.P., </w:t>
      </w:r>
      <w:r w:rsidR="00B402D0">
        <w:rPr>
          <w:rFonts w:ascii="Calibri" w:hAnsi="Calibri" w:cs="Calibri"/>
          <w:color w:val="000000"/>
          <w:sz w:val="22"/>
          <w:szCs w:val="22"/>
        </w:rPr>
        <w:t xml:space="preserve">N.C. </w:t>
      </w:r>
      <w:r>
        <w:rPr>
          <w:rFonts w:ascii="Calibri" w:hAnsi="Calibri" w:cs="Calibri"/>
          <w:color w:val="000000"/>
          <w:sz w:val="22"/>
          <w:szCs w:val="22"/>
        </w:rPr>
        <w:t>Coops,</w:t>
      </w:r>
      <w:r w:rsidR="00B402D0">
        <w:rPr>
          <w:rFonts w:ascii="Calibri" w:hAnsi="Calibri" w:cs="Calibri"/>
          <w:color w:val="000000"/>
          <w:sz w:val="22"/>
          <w:szCs w:val="22"/>
        </w:rPr>
        <w:t xml:space="preserve"> J.L.</w:t>
      </w:r>
      <w:r>
        <w:rPr>
          <w:rFonts w:ascii="Calibri" w:hAnsi="Calibri" w:cs="Calibri"/>
          <w:color w:val="000000"/>
          <w:sz w:val="22"/>
          <w:szCs w:val="22"/>
        </w:rPr>
        <w:t xml:space="preserve"> Morgan,</w:t>
      </w:r>
      <w:r w:rsidR="00B402D0">
        <w:rPr>
          <w:rFonts w:ascii="Calibri" w:hAnsi="Calibri" w:cs="Calibri"/>
          <w:color w:val="000000"/>
          <w:sz w:val="22"/>
          <w:szCs w:val="22"/>
        </w:rPr>
        <w:t xml:space="preserve"> W.A.</w:t>
      </w:r>
      <w:r>
        <w:rPr>
          <w:rFonts w:ascii="Calibri" w:hAnsi="Calibri" w:cs="Calibri"/>
          <w:color w:val="000000"/>
          <w:sz w:val="22"/>
          <w:szCs w:val="22"/>
        </w:rPr>
        <w:t xml:space="preserve"> </w:t>
      </w:r>
      <w:proofErr w:type="spellStart"/>
      <w:r>
        <w:rPr>
          <w:rFonts w:ascii="Calibri" w:hAnsi="Calibri" w:cs="Calibri"/>
          <w:color w:val="000000"/>
          <w:sz w:val="22"/>
          <w:szCs w:val="22"/>
        </w:rPr>
        <w:t>Wulder</w:t>
      </w:r>
      <w:proofErr w:type="spellEnd"/>
      <w:r>
        <w:rPr>
          <w:rFonts w:ascii="Calibri" w:hAnsi="Calibri" w:cs="Calibri"/>
          <w:color w:val="000000"/>
          <w:sz w:val="22"/>
          <w:szCs w:val="22"/>
        </w:rPr>
        <w:t>,</w:t>
      </w:r>
      <w:r w:rsidR="00B402D0">
        <w:rPr>
          <w:rFonts w:ascii="Calibri" w:hAnsi="Calibri" w:cs="Calibri"/>
          <w:color w:val="000000"/>
          <w:sz w:val="22"/>
          <w:szCs w:val="22"/>
        </w:rPr>
        <w:t xml:space="preserve"> T.A.</w:t>
      </w:r>
      <w:r>
        <w:rPr>
          <w:rFonts w:ascii="Calibri" w:hAnsi="Calibri" w:cs="Calibri"/>
          <w:color w:val="000000"/>
          <w:sz w:val="22"/>
          <w:szCs w:val="22"/>
        </w:rPr>
        <w:t xml:space="preserve"> Nelson,</w:t>
      </w:r>
      <w:r w:rsidR="00B402D0">
        <w:rPr>
          <w:rFonts w:ascii="Calibri" w:hAnsi="Calibri" w:cs="Calibri"/>
          <w:color w:val="000000"/>
          <w:sz w:val="22"/>
          <w:szCs w:val="22"/>
        </w:rPr>
        <w:t xml:space="preserve"> C.R.</w:t>
      </w:r>
      <w:r>
        <w:rPr>
          <w:rFonts w:ascii="Calibri" w:hAnsi="Calibri" w:cs="Calibri"/>
          <w:color w:val="000000"/>
          <w:sz w:val="22"/>
          <w:szCs w:val="22"/>
        </w:rPr>
        <w:t xml:space="preserve"> </w:t>
      </w:r>
      <w:proofErr w:type="spellStart"/>
      <w:r>
        <w:rPr>
          <w:rFonts w:ascii="Calibri" w:hAnsi="Calibri" w:cs="Calibri"/>
          <w:color w:val="000000"/>
          <w:sz w:val="22"/>
          <w:szCs w:val="22"/>
        </w:rPr>
        <w:t>Drever</w:t>
      </w:r>
      <w:proofErr w:type="spellEnd"/>
      <w:r>
        <w:rPr>
          <w:rFonts w:ascii="Calibri" w:hAnsi="Calibri" w:cs="Calibri"/>
          <w:color w:val="000000"/>
          <w:sz w:val="22"/>
          <w:szCs w:val="22"/>
        </w:rPr>
        <w:t>, and</w:t>
      </w:r>
      <w:r w:rsidR="00B402D0">
        <w:rPr>
          <w:rFonts w:ascii="Calibri" w:hAnsi="Calibri" w:cs="Calibri"/>
          <w:color w:val="000000"/>
          <w:sz w:val="22"/>
          <w:szCs w:val="22"/>
        </w:rPr>
        <w:t xml:space="preserve"> S.G.</w:t>
      </w:r>
      <w:r>
        <w:rPr>
          <w:rFonts w:ascii="Calibri" w:hAnsi="Calibri" w:cs="Calibri"/>
          <w:color w:val="000000"/>
          <w:sz w:val="22"/>
          <w:szCs w:val="22"/>
        </w:rPr>
        <w:t xml:space="preserve"> Cumming. 2012. A remote sensing approach to biodiversity assessment and regionalization of the Canadian boreal forest. Progress in Physical Geography 37(1)</w:t>
      </w:r>
      <w:r w:rsidR="00B402D0">
        <w:rPr>
          <w:rFonts w:ascii="Calibri" w:hAnsi="Calibri" w:cs="Calibri"/>
          <w:color w:val="000000"/>
          <w:sz w:val="22"/>
          <w:szCs w:val="22"/>
        </w:rPr>
        <w:t>:</w:t>
      </w:r>
      <w:r>
        <w:rPr>
          <w:rFonts w:ascii="Calibri" w:hAnsi="Calibri" w:cs="Calibri"/>
          <w:color w:val="000000"/>
          <w:sz w:val="22"/>
          <w:szCs w:val="22"/>
        </w:rPr>
        <w:t>36-62.</w:t>
      </w:r>
    </w:p>
    <w:p w14:paraId="18A17C87" w14:textId="77777777" w:rsidR="0074183B" w:rsidRDefault="0074183B" w:rsidP="00B402D0">
      <w:pPr>
        <w:pStyle w:val="NormalWeb"/>
        <w:spacing w:before="0" w:beforeAutospacing="0" w:after="0"/>
      </w:pPr>
    </w:p>
    <w:p w14:paraId="275FC124" w14:textId="5453D2C9" w:rsidR="00B402D0" w:rsidRPr="00B402D0" w:rsidRDefault="0074183B" w:rsidP="00B402D0">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t xml:space="preserve">R </w:t>
      </w:r>
      <w:r w:rsidR="00B402D0" w:rsidRPr="00B402D0">
        <w:rPr>
          <w:rFonts w:asciiTheme="minorHAnsi" w:hAnsiTheme="minorHAnsi" w:cstheme="minorHAnsi"/>
          <w:sz w:val="22"/>
          <w:szCs w:val="22"/>
        </w:rPr>
        <w:t>Development Core Team. 201</w:t>
      </w:r>
      <w:r w:rsidR="00121ED8">
        <w:rPr>
          <w:rFonts w:asciiTheme="minorHAnsi" w:hAnsiTheme="minorHAnsi" w:cstheme="minorHAnsi"/>
          <w:sz w:val="22"/>
          <w:szCs w:val="22"/>
        </w:rPr>
        <w:t>9</w:t>
      </w:r>
      <w:r w:rsidR="00B402D0" w:rsidRPr="00B402D0">
        <w:rPr>
          <w:rFonts w:asciiTheme="minorHAnsi" w:hAnsiTheme="minorHAnsi" w:cstheme="minorHAnsi"/>
          <w:sz w:val="22"/>
          <w:szCs w:val="22"/>
        </w:rPr>
        <w:t>. R: a language and</w:t>
      </w:r>
      <w:r w:rsidR="00B402D0">
        <w:rPr>
          <w:rFonts w:asciiTheme="minorHAnsi" w:hAnsiTheme="minorHAnsi" w:cstheme="minorHAnsi"/>
          <w:sz w:val="22"/>
          <w:szCs w:val="22"/>
        </w:rPr>
        <w:t xml:space="preserve"> </w:t>
      </w:r>
      <w:r w:rsidR="00B402D0" w:rsidRPr="00B402D0">
        <w:rPr>
          <w:rFonts w:asciiTheme="minorHAnsi" w:hAnsiTheme="minorHAnsi" w:cstheme="minorHAnsi"/>
          <w:sz w:val="22"/>
          <w:szCs w:val="22"/>
        </w:rPr>
        <w:t>environment for statistical computing. R Foundation</w:t>
      </w:r>
    </w:p>
    <w:p w14:paraId="25E936C5" w14:textId="69EF84B3" w:rsidR="00D907D7" w:rsidRPr="00B402D0" w:rsidRDefault="00B402D0" w:rsidP="00B402D0">
      <w:pPr>
        <w:pStyle w:val="NormalWeb"/>
        <w:spacing w:before="0" w:beforeAutospacing="0" w:after="0"/>
        <w:rPr>
          <w:rFonts w:asciiTheme="minorHAnsi" w:hAnsiTheme="minorHAnsi" w:cstheme="minorHAnsi"/>
          <w:sz w:val="22"/>
          <w:szCs w:val="22"/>
        </w:rPr>
      </w:pPr>
      <w:r w:rsidRPr="00B402D0">
        <w:rPr>
          <w:rFonts w:asciiTheme="minorHAnsi" w:hAnsiTheme="minorHAnsi" w:cstheme="minorHAnsi"/>
          <w:sz w:val="22"/>
          <w:szCs w:val="22"/>
        </w:rPr>
        <w:t>for Statistical Computing, Vienna, Austria.</w:t>
      </w:r>
    </w:p>
    <w:p w14:paraId="7A13A44F" w14:textId="2BAFED55" w:rsidR="00D907D7" w:rsidRDefault="00D907D7" w:rsidP="008E53E2">
      <w:pPr>
        <w:pStyle w:val="NormalWeb"/>
        <w:spacing w:before="0" w:beforeAutospacing="0" w:after="0"/>
        <w:rPr>
          <w:rFonts w:asciiTheme="minorHAnsi" w:hAnsiTheme="minorHAnsi" w:cstheme="minorHAnsi"/>
          <w:sz w:val="22"/>
          <w:szCs w:val="22"/>
        </w:rPr>
      </w:pPr>
    </w:p>
    <w:p w14:paraId="1730A827" w14:textId="6009BCBF" w:rsidR="00057D97" w:rsidRDefault="00057D97" w:rsidP="008E53E2">
      <w:pPr>
        <w:pStyle w:val="NormalWeb"/>
        <w:spacing w:before="0" w:beforeAutospacing="0" w:after="0"/>
        <w:rPr>
          <w:rFonts w:asciiTheme="minorHAnsi" w:hAnsiTheme="minorHAnsi" w:cstheme="minorHAnsi"/>
          <w:sz w:val="22"/>
          <w:szCs w:val="22"/>
        </w:rPr>
      </w:pPr>
      <w:proofErr w:type="spellStart"/>
      <w:r w:rsidRPr="00057D97">
        <w:rPr>
          <w:rFonts w:asciiTheme="minorHAnsi" w:hAnsiTheme="minorHAnsi" w:cstheme="minorHAnsi"/>
          <w:sz w:val="22"/>
          <w:szCs w:val="22"/>
        </w:rPr>
        <w:t>Radeloff</w:t>
      </w:r>
      <w:proofErr w:type="spellEnd"/>
      <w:r w:rsidRPr="00057D97">
        <w:rPr>
          <w:rFonts w:asciiTheme="minorHAnsi" w:hAnsiTheme="minorHAnsi" w:cstheme="minorHAnsi"/>
          <w:sz w:val="22"/>
          <w:szCs w:val="22"/>
        </w:rPr>
        <w:t xml:space="preserve">, V. C., M. </w:t>
      </w:r>
      <w:proofErr w:type="spellStart"/>
      <w:r w:rsidRPr="00057D97">
        <w:rPr>
          <w:rFonts w:asciiTheme="minorHAnsi" w:hAnsiTheme="minorHAnsi" w:cstheme="minorHAnsi"/>
          <w:sz w:val="22"/>
          <w:szCs w:val="22"/>
        </w:rPr>
        <w:t>Dubinin</w:t>
      </w:r>
      <w:proofErr w:type="spellEnd"/>
      <w:r w:rsidRPr="00057D97">
        <w:rPr>
          <w:rFonts w:asciiTheme="minorHAnsi" w:hAnsiTheme="minorHAnsi" w:cstheme="minorHAnsi"/>
          <w:sz w:val="22"/>
          <w:szCs w:val="22"/>
        </w:rPr>
        <w:t xml:space="preserve">, N. C. Coops, A. Allen, T. M. Brooks, M. Clayton, G. Costa, C. H. Graham, D. Helmers, A. R. Ives, D. </w:t>
      </w:r>
      <w:proofErr w:type="spellStart"/>
      <w:r w:rsidRPr="00057D97">
        <w:rPr>
          <w:rFonts w:asciiTheme="minorHAnsi" w:hAnsiTheme="minorHAnsi" w:cstheme="minorHAnsi"/>
          <w:sz w:val="22"/>
          <w:szCs w:val="22"/>
        </w:rPr>
        <w:t>Kolesov</w:t>
      </w:r>
      <w:proofErr w:type="spellEnd"/>
      <w:r w:rsidRPr="00057D97">
        <w:rPr>
          <w:rFonts w:asciiTheme="minorHAnsi" w:hAnsiTheme="minorHAnsi" w:cstheme="minorHAnsi"/>
          <w:sz w:val="22"/>
          <w:szCs w:val="22"/>
        </w:rPr>
        <w:t xml:space="preserve">, A. M. Pidgeon, G. </w:t>
      </w:r>
      <w:proofErr w:type="spellStart"/>
      <w:r w:rsidRPr="00057D97">
        <w:rPr>
          <w:rFonts w:asciiTheme="minorHAnsi" w:hAnsiTheme="minorHAnsi" w:cstheme="minorHAnsi"/>
          <w:sz w:val="22"/>
          <w:szCs w:val="22"/>
        </w:rPr>
        <w:t>Rapacciuolo</w:t>
      </w:r>
      <w:proofErr w:type="spellEnd"/>
      <w:r w:rsidRPr="00057D97">
        <w:rPr>
          <w:rFonts w:asciiTheme="minorHAnsi" w:hAnsiTheme="minorHAnsi" w:cstheme="minorHAnsi"/>
          <w:sz w:val="22"/>
          <w:szCs w:val="22"/>
        </w:rPr>
        <w:t xml:space="preserve">, E. </w:t>
      </w:r>
      <w:proofErr w:type="spellStart"/>
      <w:r w:rsidRPr="00057D97">
        <w:rPr>
          <w:rFonts w:asciiTheme="minorHAnsi" w:hAnsiTheme="minorHAnsi" w:cstheme="minorHAnsi"/>
          <w:sz w:val="22"/>
          <w:szCs w:val="22"/>
        </w:rPr>
        <w:t>Razenkova</w:t>
      </w:r>
      <w:proofErr w:type="spellEnd"/>
      <w:r w:rsidRPr="00057D97">
        <w:rPr>
          <w:rFonts w:asciiTheme="minorHAnsi" w:hAnsiTheme="minorHAnsi" w:cstheme="minorHAnsi"/>
          <w:sz w:val="22"/>
          <w:szCs w:val="22"/>
        </w:rPr>
        <w:t xml:space="preserve">, N. </w:t>
      </w:r>
      <w:proofErr w:type="spellStart"/>
      <w:r w:rsidRPr="00057D97">
        <w:rPr>
          <w:rFonts w:asciiTheme="minorHAnsi" w:hAnsiTheme="minorHAnsi" w:cstheme="minorHAnsi"/>
          <w:sz w:val="22"/>
          <w:szCs w:val="22"/>
        </w:rPr>
        <w:t>Suttidate</w:t>
      </w:r>
      <w:proofErr w:type="spellEnd"/>
      <w:r w:rsidRPr="00057D97">
        <w:rPr>
          <w:rFonts w:asciiTheme="minorHAnsi" w:hAnsiTheme="minorHAnsi" w:cstheme="minorHAnsi"/>
          <w:sz w:val="22"/>
          <w:szCs w:val="22"/>
        </w:rPr>
        <w:t xml:space="preserve">, B. E. Young, L. </w:t>
      </w:r>
      <w:r w:rsidRPr="00057D97">
        <w:rPr>
          <w:rFonts w:asciiTheme="minorHAnsi" w:hAnsiTheme="minorHAnsi" w:cstheme="minorHAnsi"/>
          <w:sz w:val="22"/>
          <w:szCs w:val="22"/>
        </w:rPr>
        <w:lastRenderedPageBreak/>
        <w:t xml:space="preserve">Zhu, and M. </w:t>
      </w:r>
      <w:proofErr w:type="spellStart"/>
      <w:r w:rsidRPr="00057D97">
        <w:rPr>
          <w:rFonts w:asciiTheme="minorHAnsi" w:hAnsiTheme="minorHAnsi" w:cstheme="minorHAnsi"/>
          <w:sz w:val="22"/>
          <w:szCs w:val="22"/>
        </w:rPr>
        <w:t>Hobi</w:t>
      </w:r>
      <w:proofErr w:type="spellEnd"/>
      <w:r w:rsidRPr="00057D97">
        <w:rPr>
          <w:rFonts w:asciiTheme="minorHAnsi" w:hAnsiTheme="minorHAnsi" w:cstheme="minorHAnsi"/>
          <w:sz w:val="22"/>
          <w:szCs w:val="22"/>
        </w:rPr>
        <w:t>. 2019. The Dynamic Habitat Indices (DHIs) from MODIS and global biodiversity. Remote Sensing of Environment 222: 204-214</w:t>
      </w:r>
    </w:p>
    <w:p w14:paraId="2D499563" w14:textId="77777777" w:rsidR="00057D97" w:rsidRPr="00B402D0" w:rsidRDefault="00057D97" w:rsidP="008E53E2">
      <w:pPr>
        <w:pStyle w:val="NormalWeb"/>
        <w:spacing w:before="0" w:beforeAutospacing="0" w:after="0"/>
        <w:rPr>
          <w:rFonts w:asciiTheme="minorHAnsi" w:hAnsiTheme="minorHAnsi" w:cstheme="minorHAnsi"/>
          <w:sz w:val="22"/>
          <w:szCs w:val="22"/>
        </w:rPr>
      </w:pPr>
    </w:p>
    <w:p w14:paraId="497F5D25" w14:textId="020672A8" w:rsidR="004F20A6" w:rsidRDefault="004F20A6" w:rsidP="008E53E2">
      <w:pPr>
        <w:pStyle w:val="NormalWeb"/>
        <w:spacing w:before="0" w:beforeAutospacing="0" w:after="0"/>
      </w:pPr>
      <w:r>
        <w:rPr>
          <w:rFonts w:ascii="Calibri" w:hAnsi="Calibri" w:cs="Calibri"/>
          <w:color w:val="000000"/>
          <w:sz w:val="22"/>
          <w:szCs w:val="22"/>
        </w:rPr>
        <w:t>Rodrigues, A. S. L., and T. M. Brooks. 2007. Shortcuts for Biodiversity Conservation Planning: The Effectiveness of Surrogates. Annual Review of Ecology, Evolution, and Systematics 38(1)</w:t>
      </w:r>
      <w:r w:rsidR="006B22FE">
        <w:rPr>
          <w:rFonts w:ascii="Calibri" w:hAnsi="Calibri" w:cs="Calibri"/>
          <w:color w:val="000000"/>
          <w:sz w:val="22"/>
          <w:szCs w:val="22"/>
        </w:rPr>
        <w:t>:</w:t>
      </w:r>
      <w:r>
        <w:rPr>
          <w:rFonts w:ascii="Calibri" w:hAnsi="Calibri" w:cs="Calibri"/>
          <w:color w:val="000000"/>
          <w:sz w:val="22"/>
          <w:szCs w:val="22"/>
        </w:rPr>
        <w:t>713-737</w:t>
      </w:r>
      <w:r w:rsidR="006B22FE">
        <w:rPr>
          <w:rFonts w:ascii="Calibri" w:hAnsi="Calibri" w:cs="Calibri"/>
          <w:color w:val="000000"/>
          <w:sz w:val="22"/>
          <w:szCs w:val="22"/>
        </w:rPr>
        <w:t>.</w:t>
      </w:r>
    </w:p>
    <w:p w14:paraId="36252F08" w14:textId="77777777" w:rsidR="004F20A6" w:rsidRDefault="004F20A6" w:rsidP="008E53E2"/>
    <w:p w14:paraId="4B8A1089" w14:textId="1794C0D9" w:rsidR="004F20A6" w:rsidRDefault="004F20A6" w:rsidP="008E53E2">
      <w:pPr>
        <w:pStyle w:val="NormalWeb"/>
        <w:spacing w:before="0" w:beforeAutospacing="0" w:after="0"/>
      </w:pPr>
      <w:r>
        <w:rPr>
          <w:rFonts w:ascii="Calibri" w:hAnsi="Calibri" w:cs="Calibri"/>
          <w:color w:val="000000"/>
          <w:sz w:val="22"/>
          <w:szCs w:val="22"/>
        </w:rPr>
        <w:t xml:space="preserve">Sarkar, S., </w:t>
      </w:r>
      <w:r w:rsidR="006B22FE">
        <w:rPr>
          <w:rFonts w:ascii="Calibri" w:hAnsi="Calibri" w:cs="Calibri"/>
          <w:color w:val="000000"/>
          <w:sz w:val="22"/>
          <w:szCs w:val="22"/>
        </w:rPr>
        <w:t xml:space="preserve">J. </w:t>
      </w:r>
      <w:r>
        <w:rPr>
          <w:rFonts w:ascii="Calibri" w:hAnsi="Calibri" w:cs="Calibri"/>
          <w:color w:val="000000"/>
          <w:sz w:val="22"/>
          <w:szCs w:val="22"/>
        </w:rPr>
        <w:t>Justus,</w:t>
      </w:r>
      <w:r w:rsidR="006B22FE">
        <w:rPr>
          <w:rFonts w:ascii="Calibri" w:hAnsi="Calibri" w:cs="Calibri"/>
          <w:color w:val="000000"/>
          <w:sz w:val="22"/>
          <w:szCs w:val="22"/>
        </w:rPr>
        <w:t xml:space="preserve"> T.</w:t>
      </w:r>
      <w:r>
        <w:rPr>
          <w:rFonts w:ascii="Calibri" w:hAnsi="Calibri" w:cs="Calibri"/>
          <w:color w:val="000000"/>
          <w:sz w:val="22"/>
          <w:szCs w:val="22"/>
        </w:rPr>
        <w:t xml:space="preserve"> Fuller,</w:t>
      </w:r>
      <w:r w:rsidR="006B22FE">
        <w:rPr>
          <w:rFonts w:ascii="Calibri" w:hAnsi="Calibri" w:cs="Calibri"/>
          <w:color w:val="000000"/>
          <w:sz w:val="22"/>
          <w:szCs w:val="22"/>
        </w:rPr>
        <w:t xml:space="preserve"> C.</w:t>
      </w:r>
      <w:r>
        <w:rPr>
          <w:rFonts w:ascii="Calibri" w:hAnsi="Calibri" w:cs="Calibri"/>
          <w:color w:val="000000"/>
          <w:sz w:val="22"/>
          <w:szCs w:val="22"/>
        </w:rPr>
        <w:t xml:space="preserve"> Kelley, </w:t>
      </w:r>
      <w:r w:rsidR="006B22FE">
        <w:rPr>
          <w:rFonts w:ascii="Calibri" w:hAnsi="Calibri" w:cs="Calibri"/>
          <w:color w:val="000000"/>
          <w:sz w:val="22"/>
          <w:szCs w:val="22"/>
        </w:rPr>
        <w:t>J.</w:t>
      </w:r>
      <w:r>
        <w:rPr>
          <w:rFonts w:ascii="Calibri" w:hAnsi="Calibri" w:cs="Calibri"/>
          <w:color w:val="000000"/>
          <w:sz w:val="22"/>
          <w:szCs w:val="22"/>
        </w:rPr>
        <w:t xml:space="preserve"> Garson, and M. Mayfield. 2005. Effectiveness of Environmental Surrogates for the Selection of Conservation Area Networks. Conservation Biology 19(3)</w:t>
      </w:r>
      <w:r w:rsidR="006B22FE">
        <w:rPr>
          <w:rFonts w:ascii="Calibri" w:hAnsi="Calibri" w:cs="Calibri"/>
          <w:color w:val="000000"/>
          <w:sz w:val="22"/>
          <w:szCs w:val="22"/>
        </w:rPr>
        <w:t>:</w:t>
      </w:r>
      <w:r>
        <w:rPr>
          <w:rFonts w:ascii="Calibri" w:hAnsi="Calibri" w:cs="Calibri"/>
          <w:color w:val="000000"/>
          <w:sz w:val="22"/>
          <w:szCs w:val="22"/>
        </w:rPr>
        <w:t>815-825.</w:t>
      </w:r>
    </w:p>
    <w:p w14:paraId="0AA92E51" w14:textId="5E33CA03" w:rsidR="004F20A6" w:rsidRDefault="004F20A6" w:rsidP="008E53E2">
      <w:pPr>
        <w:pStyle w:val="NormalWeb"/>
        <w:spacing w:before="0" w:beforeAutospacing="0" w:after="0"/>
        <w:rPr>
          <w:rFonts w:ascii="Calibri" w:hAnsi="Calibri" w:cs="Calibri"/>
          <w:color w:val="000000"/>
          <w:sz w:val="22"/>
          <w:szCs w:val="22"/>
        </w:rPr>
      </w:pPr>
    </w:p>
    <w:p w14:paraId="03D9C76F" w14:textId="2A7F7CD5" w:rsidR="000D3A6C" w:rsidRDefault="000D3A6C" w:rsidP="008E53E2">
      <w:pPr>
        <w:pStyle w:val="NormalWeb"/>
        <w:spacing w:before="0" w:beforeAutospacing="0" w:after="0"/>
      </w:pPr>
      <w:r w:rsidRPr="000D3A6C">
        <w:t xml:space="preserve">Schindler, S., H. von </w:t>
      </w:r>
      <w:proofErr w:type="spellStart"/>
      <w:r w:rsidRPr="000D3A6C">
        <w:t>Wehrden</w:t>
      </w:r>
      <w:proofErr w:type="spellEnd"/>
      <w:r w:rsidRPr="000D3A6C">
        <w:t xml:space="preserve">, K. </w:t>
      </w:r>
      <w:proofErr w:type="spellStart"/>
      <w:r w:rsidRPr="000D3A6C">
        <w:t>Poirazidis</w:t>
      </w:r>
      <w:proofErr w:type="spellEnd"/>
      <w:r w:rsidRPr="000D3A6C">
        <w:t xml:space="preserve">, T. </w:t>
      </w:r>
      <w:proofErr w:type="spellStart"/>
      <w:r w:rsidRPr="000D3A6C">
        <w:t>Wrbka</w:t>
      </w:r>
      <w:proofErr w:type="spellEnd"/>
      <w:r w:rsidRPr="000D3A6C">
        <w:t>, and V. Kati. 2013. Multiscale performance of landscape metrics as indicators of species richness of plants, insects and vertebrates. Ecological Indicators 31:41–48.</w:t>
      </w:r>
    </w:p>
    <w:p w14:paraId="1767DDFE" w14:textId="77777777" w:rsidR="000D3A6C" w:rsidRDefault="000D3A6C" w:rsidP="008E53E2">
      <w:pPr>
        <w:pStyle w:val="NormalWeb"/>
        <w:spacing w:before="0" w:beforeAutospacing="0" w:after="0"/>
      </w:pPr>
    </w:p>
    <w:p w14:paraId="17628509" w14:textId="77777777" w:rsidR="004F20A6" w:rsidRDefault="004F20A6" w:rsidP="008E53E2">
      <w:pPr>
        <w:pStyle w:val="NormalWeb"/>
        <w:spacing w:before="0" w:beforeAutospacing="0" w:after="0"/>
      </w:pPr>
      <w:proofErr w:type="spellStart"/>
      <w:r>
        <w:rPr>
          <w:rFonts w:ascii="Calibri" w:hAnsi="Calibri" w:cs="Calibri"/>
          <w:color w:val="000000"/>
          <w:sz w:val="22"/>
          <w:szCs w:val="22"/>
        </w:rPr>
        <w:t>Schmiegelow</w:t>
      </w:r>
      <w:proofErr w:type="spellEnd"/>
      <w:r>
        <w:rPr>
          <w:rFonts w:ascii="Calibri" w:hAnsi="Calibri" w:cs="Calibri"/>
          <w:color w:val="000000"/>
          <w:sz w:val="22"/>
          <w:szCs w:val="22"/>
        </w:rPr>
        <w:t>, F.</w:t>
      </w:r>
      <w:r w:rsidRPr="006B22FE">
        <w:rPr>
          <w:rFonts w:ascii="Calibri" w:hAnsi="Calibri" w:cs="Calibri"/>
          <w:color w:val="000000"/>
          <w:sz w:val="22"/>
          <w:szCs w:val="22"/>
        </w:rPr>
        <w:t xml:space="preserve"> </w:t>
      </w:r>
      <w:r w:rsidRPr="006058F6">
        <w:rPr>
          <w:rFonts w:ascii="Calibri" w:hAnsi="Calibri" w:cs="Calibri"/>
          <w:iCs/>
          <w:sz w:val="22"/>
          <w:szCs w:val="22"/>
        </w:rPr>
        <w:t>et al</w:t>
      </w:r>
      <w:r w:rsidRPr="006058F6">
        <w:rPr>
          <w:rFonts w:ascii="Calibri" w:hAnsi="Calibri" w:cs="Calibri"/>
          <w:sz w:val="22"/>
          <w:szCs w:val="22"/>
        </w:rPr>
        <w:t xml:space="preserve">. </w:t>
      </w:r>
      <w:r>
        <w:rPr>
          <w:rFonts w:ascii="Calibri" w:hAnsi="Calibri" w:cs="Calibri"/>
          <w:color w:val="000000"/>
          <w:sz w:val="22"/>
          <w:szCs w:val="22"/>
        </w:rPr>
        <w:t>2012. Predictive tools for the monitoring and assessment of boreal birds in Canada, 2009-2012. Annual Report to Environment Canada by the Boreal Avian Modelling Project.</w:t>
      </w:r>
    </w:p>
    <w:p w14:paraId="3996792B"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5CB34AB9" w14:textId="47A3BAA6" w:rsidR="004F20A6" w:rsidRDefault="004F20A6" w:rsidP="008E53E2">
      <w:pPr>
        <w:pStyle w:val="NormalWeb"/>
        <w:spacing w:before="0" w:beforeAutospacing="0" w:after="0"/>
      </w:pPr>
      <w:proofErr w:type="spellStart"/>
      <w:r>
        <w:rPr>
          <w:rFonts w:ascii="Calibri" w:hAnsi="Calibri" w:cs="Calibri"/>
          <w:color w:val="000000"/>
          <w:sz w:val="22"/>
          <w:szCs w:val="22"/>
        </w:rPr>
        <w:t>Schmiegelow</w:t>
      </w:r>
      <w:proofErr w:type="spellEnd"/>
      <w:r>
        <w:rPr>
          <w:rFonts w:ascii="Calibri" w:hAnsi="Calibri" w:cs="Calibri"/>
          <w:color w:val="000000"/>
          <w:sz w:val="22"/>
          <w:szCs w:val="22"/>
        </w:rPr>
        <w:t xml:space="preserve">, F.K.A., </w:t>
      </w:r>
      <w:r w:rsidR="006B22FE">
        <w:rPr>
          <w:rFonts w:ascii="Calibri" w:hAnsi="Calibri" w:cs="Calibri"/>
          <w:color w:val="000000"/>
          <w:sz w:val="22"/>
          <w:szCs w:val="22"/>
        </w:rPr>
        <w:t xml:space="preserve">S.G. </w:t>
      </w:r>
      <w:r>
        <w:rPr>
          <w:rFonts w:ascii="Calibri" w:hAnsi="Calibri" w:cs="Calibri"/>
          <w:color w:val="000000"/>
          <w:sz w:val="22"/>
          <w:szCs w:val="22"/>
        </w:rPr>
        <w:t xml:space="preserve">Cumming, </w:t>
      </w:r>
      <w:r w:rsidR="006B22FE">
        <w:rPr>
          <w:rFonts w:ascii="Calibri" w:hAnsi="Calibri" w:cs="Calibri"/>
          <w:color w:val="000000"/>
          <w:sz w:val="22"/>
          <w:szCs w:val="22"/>
        </w:rPr>
        <w:t>K.A.</w:t>
      </w:r>
      <w:r>
        <w:rPr>
          <w:rFonts w:ascii="Calibri" w:hAnsi="Calibri" w:cs="Calibri"/>
          <w:color w:val="000000"/>
          <w:sz w:val="22"/>
          <w:szCs w:val="22"/>
        </w:rPr>
        <w:t xml:space="preserve"> Lisgo, K.A.,</w:t>
      </w:r>
      <w:r w:rsidR="006B22FE">
        <w:rPr>
          <w:rFonts w:ascii="Calibri" w:hAnsi="Calibri" w:cs="Calibri"/>
          <w:color w:val="000000"/>
          <w:sz w:val="22"/>
          <w:szCs w:val="22"/>
        </w:rPr>
        <w:t xml:space="preserve"> S.J.</w:t>
      </w:r>
      <w:r>
        <w:rPr>
          <w:rFonts w:ascii="Calibri" w:hAnsi="Calibri" w:cs="Calibri"/>
          <w:color w:val="000000"/>
          <w:sz w:val="22"/>
          <w:szCs w:val="22"/>
        </w:rPr>
        <w:t xml:space="preserve"> Leroux, </w:t>
      </w:r>
      <w:r w:rsidR="006B22FE">
        <w:rPr>
          <w:rFonts w:ascii="Calibri" w:hAnsi="Calibri" w:cs="Calibri"/>
          <w:color w:val="000000"/>
          <w:sz w:val="22"/>
          <w:szCs w:val="22"/>
        </w:rPr>
        <w:t xml:space="preserve">and M.A. </w:t>
      </w:r>
      <w:proofErr w:type="spellStart"/>
      <w:r>
        <w:rPr>
          <w:rFonts w:ascii="Calibri" w:hAnsi="Calibri" w:cs="Calibri"/>
          <w:color w:val="000000"/>
          <w:sz w:val="22"/>
          <w:szCs w:val="22"/>
        </w:rPr>
        <w:t>Krawchuk</w:t>
      </w:r>
      <w:proofErr w:type="spellEnd"/>
      <w:r w:rsidR="006B22FE">
        <w:rPr>
          <w:rFonts w:ascii="Calibri" w:hAnsi="Calibri" w:cs="Calibri"/>
          <w:color w:val="000000"/>
          <w:sz w:val="22"/>
          <w:szCs w:val="22"/>
        </w:rPr>
        <w:t>.</w:t>
      </w:r>
      <w:r>
        <w:rPr>
          <w:rFonts w:ascii="Calibri" w:hAnsi="Calibri" w:cs="Calibri"/>
          <w:color w:val="000000"/>
          <w:sz w:val="22"/>
          <w:szCs w:val="22"/>
        </w:rPr>
        <w:t xml:space="preserve"> 2014. Catalyzing Large Landscape Conservation in Canada’s Boreal Systems: The BEACONs Project Experience, in: </w:t>
      </w:r>
      <w:proofErr w:type="spellStart"/>
      <w:r>
        <w:rPr>
          <w:rFonts w:ascii="Calibri" w:hAnsi="Calibri" w:cs="Calibri"/>
          <w:color w:val="000000"/>
          <w:sz w:val="22"/>
          <w:szCs w:val="22"/>
        </w:rPr>
        <w:t>Lewitt</w:t>
      </w:r>
      <w:proofErr w:type="spellEnd"/>
      <w:r>
        <w:rPr>
          <w:rFonts w:ascii="Calibri" w:hAnsi="Calibri" w:cs="Calibri"/>
          <w:color w:val="000000"/>
          <w:sz w:val="22"/>
          <w:szCs w:val="22"/>
        </w:rPr>
        <w:t>, J.N. (Ed.), Conservation Catalysts: The Academy as Nature’s Agent. Lincoln Institute of Land Policy, Cambridge Massachusetts, pp. 97–122.</w:t>
      </w:r>
    </w:p>
    <w:p w14:paraId="65468ED2" w14:textId="4789EC24" w:rsidR="004F20A6" w:rsidRDefault="004F20A6" w:rsidP="008E53E2"/>
    <w:p w14:paraId="5EE1F28B" w14:textId="5FA0E7A1" w:rsidR="004F20A6" w:rsidRPr="005448C3" w:rsidRDefault="004F20A6" w:rsidP="008E53E2">
      <w:pPr>
        <w:pStyle w:val="NormalWeb"/>
        <w:spacing w:before="0" w:beforeAutospacing="0" w:after="0"/>
      </w:pPr>
      <w:r w:rsidRPr="005448C3">
        <w:rPr>
          <w:rFonts w:ascii="Calibri" w:hAnsi="Calibri" w:cs="Calibri"/>
          <w:sz w:val="22"/>
          <w:szCs w:val="22"/>
        </w:rPr>
        <w:t>Secretariat of the convention on biological diversity. 2010. COP-10 decision X/2.</w:t>
      </w:r>
      <w:r w:rsidR="005448C3" w:rsidRPr="005448C3">
        <w:rPr>
          <w:rFonts w:ascii="Calibri" w:hAnsi="Calibri" w:cs="Calibri"/>
          <w:sz w:val="22"/>
          <w:szCs w:val="22"/>
        </w:rPr>
        <w:t xml:space="preserve"> https://www.cbd.int/decision/cop/?id=12268</w:t>
      </w:r>
    </w:p>
    <w:p w14:paraId="1D2299B0" w14:textId="7CCF9F68" w:rsidR="004F20A6" w:rsidRDefault="004F20A6" w:rsidP="008E53E2"/>
    <w:p w14:paraId="44235995" w14:textId="378BBD13" w:rsidR="00266E77" w:rsidRDefault="00266E77" w:rsidP="008E53E2">
      <w:proofErr w:type="spellStart"/>
      <w:r w:rsidRPr="00266E77">
        <w:t>Stralberg</w:t>
      </w:r>
      <w:proofErr w:type="spellEnd"/>
      <w:r w:rsidRPr="00266E77">
        <w:t xml:space="preserve">, D., S.M. Matsuoka, A. Hamann, E.M. Bayne, P. </w:t>
      </w:r>
      <w:proofErr w:type="spellStart"/>
      <w:r w:rsidRPr="00266E77">
        <w:t>Solymos</w:t>
      </w:r>
      <w:proofErr w:type="spellEnd"/>
      <w:r w:rsidRPr="00266E77">
        <w:t xml:space="preserve">, F.K.A. </w:t>
      </w:r>
      <w:proofErr w:type="spellStart"/>
      <w:r w:rsidRPr="00266E77">
        <w:t>Schmiegelow</w:t>
      </w:r>
      <w:proofErr w:type="spellEnd"/>
      <w:r w:rsidRPr="00266E77">
        <w:t>, X. Wang, S.G. Cumming and S.J. Song. 2014. Projecting boreal bird responses to climate change: the signal exceeds the noise. Ecological Applications, 25, 52‐69.</w:t>
      </w:r>
    </w:p>
    <w:p w14:paraId="06E1457E" w14:textId="77777777" w:rsidR="00266E77" w:rsidRDefault="00266E77" w:rsidP="008E53E2"/>
    <w:p w14:paraId="536EAA96" w14:textId="759C10BA" w:rsidR="004F20A6" w:rsidRDefault="004F20A6" w:rsidP="008E53E2">
      <w:proofErr w:type="spellStart"/>
      <w:r>
        <w:rPr>
          <w:rFonts w:ascii="Calibri" w:hAnsi="Calibri" w:cs="Calibri"/>
          <w:color w:val="000000"/>
        </w:rPr>
        <w:t>Stralberg</w:t>
      </w:r>
      <w:proofErr w:type="spellEnd"/>
      <w:r>
        <w:rPr>
          <w:rFonts w:ascii="Calibri" w:hAnsi="Calibri" w:cs="Calibri"/>
          <w:color w:val="000000"/>
        </w:rPr>
        <w:t xml:space="preserve">, D., S.M. Matsuoka, A. Hamann, E.M. Bayne, P. </w:t>
      </w:r>
      <w:proofErr w:type="spellStart"/>
      <w:r>
        <w:rPr>
          <w:rFonts w:ascii="Calibri" w:hAnsi="Calibri" w:cs="Calibri"/>
          <w:color w:val="000000"/>
        </w:rPr>
        <w:t>Sólymos</w:t>
      </w:r>
      <w:proofErr w:type="spellEnd"/>
      <w:r>
        <w:rPr>
          <w:rFonts w:ascii="Calibri" w:hAnsi="Calibri" w:cs="Calibri"/>
          <w:color w:val="000000"/>
        </w:rPr>
        <w:t xml:space="preserve">, F.K.A. </w:t>
      </w:r>
      <w:proofErr w:type="spellStart"/>
      <w:r>
        <w:rPr>
          <w:rFonts w:ascii="Calibri" w:hAnsi="Calibri" w:cs="Calibri"/>
          <w:color w:val="000000"/>
        </w:rPr>
        <w:t>Schmiegelow</w:t>
      </w:r>
      <w:proofErr w:type="spellEnd"/>
      <w:r>
        <w:rPr>
          <w:rFonts w:ascii="Calibri" w:hAnsi="Calibri" w:cs="Calibri"/>
          <w:color w:val="000000"/>
        </w:rPr>
        <w:t>, X. Wang, S.G. Cumming, and S.J. Song. 2015. Projecting boreal bird responses to climate change: the signal exceeds the noise. Ecological Applications 25(10):52-69.</w:t>
      </w:r>
    </w:p>
    <w:p w14:paraId="5793186E" w14:textId="77777777" w:rsidR="004F20A6" w:rsidRDefault="004F20A6" w:rsidP="008E53E2"/>
    <w:p w14:paraId="411D08EE" w14:textId="6D25ACCF" w:rsidR="004F20A6" w:rsidRDefault="004F20A6" w:rsidP="008E53E2">
      <w:pPr>
        <w:pStyle w:val="NormalWeb"/>
        <w:spacing w:before="0" w:beforeAutospacing="0" w:after="0"/>
      </w:pPr>
      <w:proofErr w:type="spellStart"/>
      <w:r>
        <w:rPr>
          <w:rFonts w:ascii="Calibri" w:hAnsi="Calibri" w:cs="Calibri"/>
          <w:color w:val="000000"/>
          <w:sz w:val="22"/>
          <w:szCs w:val="22"/>
        </w:rPr>
        <w:t>Su</w:t>
      </w:r>
      <w:proofErr w:type="spellEnd"/>
      <w:r>
        <w:rPr>
          <w:rFonts w:ascii="Calibri" w:hAnsi="Calibri" w:cs="Calibri"/>
          <w:color w:val="000000"/>
          <w:sz w:val="22"/>
          <w:szCs w:val="22"/>
        </w:rPr>
        <w:t xml:space="preserve">, J.C., </w:t>
      </w:r>
      <w:r w:rsidR="006B22FE">
        <w:rPr>
          <w:rFonts w:ascii="Calibri" w:hAnsi="Calibri" w:cs="Calibri"/>
          <w:color w:val="000000"/>
          <w:sz w:val="22"/>
          <w:szCs w:val="22"/>
        </w:rPr>
        <w:t xml:space="preserve">D.M. </w:t>
      </w:r>
      <w:proofErr w:type="spellStart"/>
      <w:r>
        <w:rPr>
          <w:rFonts w:ascii="Calibri" w:hAnsi="Calibri" w:cs="Calibri"/>
          <w:color w:val="000000"/>
          <w:sz w:val="22"/>
          <w:szCs w:val="22"/>
        </w:rPr>
        <w:t>Debinski</w:t>
      </w:r>
      <w:proofErr w:type="spellEnd"/>
      <w:r>
        <w:rPr>
          <w:rFonts w:ascii="Calibri" w:hAnsi="Calibri" w:cs="Calibri"/>
          <w:color w:val="000000"/>
          <w:sz w:val="22"/>
          <w:szCs w:val="22"/>
        </w:rPr>
        <w:t xml:space="preserve">, </w:t>
      </w:r>
      <w:r w:rsidR="006B22FE">
        <w:rPr>
          <w:rFonts w:ascii="Calibri" w:hAnsi="Calibri" w:cs="Calibri"/>
          <w:color w:val="000000"/>
          <w:sz w:val="22"/>
          <w:szCs w:val="22"/>
        </w:rPr>
        <w:t xml:space="preserve">M.E. </w:t>
      </w:r>
      <w:proofErr w:type="spellStart"/>
      <w:r>
        <w:rPr>
          <w:rFonts w:ascii="Calibri" w:hAnsi="Calibri" w:cs="Calibri"/>
          <w:color w:val="000000"/>
          <w:sz w:val="22"/>
          <w:szCs w:val="22"/>
        </w:rPr>
        <w:t>Jakubauskas</w:t>
      </w:r>
      <w:proofErr w:type="spellEnd"/>
      <w:r>
        <w:rPr>
          <w:rFonts w:ascii="Calibri" w:hAnsi="Calibri" w:cs="Calibri"/>
          <w:color w:val="000000"/>
          <w:sz w:val="22"/>
          <w:szCs w:val="22"/>
        </w:rPr>
        <w:t xml:space="preserve">, and </w:t>
      </w:r>
      <w:r w:rsidR="006B22FE">
        <w:rPr>
          <w:rFonts w:ascii="Calibri" w:hAnsi="Calibri" w:cs="Calibri"/>
          <w:color w:val="000000"/>
          <w:sz w:val="22"/>
          <w:szCs w:val="22"/>
        </w:rPr>
        <w:t xml:space="preserve">K. </w:t>
      </w:r>
      <w:proofErr w:type="spellStart"/>
      <w:r>
        <w:rPr>
          <w:rFonts w:ascii="Calibri" w:hAnsi="Calibri" w:cs="Calibri"/>
          <w:color w:val="000000"/>
          <w:sz w:val="22"/>
          <w:szCs w:val="22"/>
        </w:rPr>
        <w:t>Kindscher</w:t>
      </w:r>
      <w:proofErr w:type="spellEnd"/>
      <w:r>
        <w:rPr>
          <w:rFonts w:ascii="Calibri" w:hAnsi="Calibri" w:cs="Calibri"/>
          <w:color w:val="000000"/>
          <w:sz w:val="22"/>
          <w:szCs w:val="22"/>
        </w:rPr>
        <w:t>. 2004. Beyond species richness: community similarity as a measure of cross-taxon congruence for coarse-filter conservation. Conservation Biology</w:t>
      </w:r>
      <w:r w:rsidR="006B22FE">
        <w:rPr>
          <w:rFonts w:ascii="Calibri" w:hAnsi="Calibri" w:cs="Calibri"/>
          <w:color w:val="000000"/>
          <w:sz w:val="22"/>
          <w:szCs w:val="22"/>
        </w:rPr>
        <w:t xml:space="preserve"> </w:t>
      </w:r>
      <w:r>
        <w:rPr>
          <w:rFonts w:ascii="Calibri" w:hAnsi="Calibri" w:cs="Calibri"/>
          <w:color w:val="000000"/>
          <w:sz w:val="22"/>
          <w:szCs w:val="22"/>
        </w:rPr>
        <w:t>18(1)</w:t>
      </w:r>
      <w:r w:rsidR="006B22FE">
        <w:rPr>
          <w:rFonts w:ascii="Calibri" w:hAnsi="Calibri" w:cs="Calibri"/>
          <w:color w:val="000000"/>
          <w:sz w:val="22"/>
          <w:szCs w:val="22"/>
        </w:rPr>
        <w:t>:</w:t>
      </w:r>
      <w:r>
        <w:rPr>
          <w:rFonts w:ascii="Calibri" w:hAnsi="Calibri" w:cs="Calibri"/>
          <w:color w:val="000000"/>
          <w:sz w:val="22"/>
          <w:szCs w:val="22"/>
        </w:rPr>
        <w:t>167-173.</w:t>
      </w:r>
    </w:p>
    <w:p w14:paraId="11EC6B8E" w14:textId="77777777" w:rsidR="004F20A6" w:rsidRDefault="004F20A6" w:rsidP="008E53E2"/>
    <w:p w14:paraId="35E6D8F0" w14:textId="5CE78D92" w:rsidR="004F20A6" w:rsidRDefault="004F20A6" w:rsidP="008E53E2">
      <w:pPr>
        <w:pStyle w:val="NormalWeb"/>
        <w:spacing w:before="0" w:beforeAutospacing="0" w:after="0"/>
      </w:pPr>
      <w:r>
        <w:rPr>
          <w:rFonts w:ascii="Calibri" w:hAnsi="Calibri" w:cs="Calibri"/>
          <w:color w:val="000000"/>
          <w:sz w:val="22"/>
          <w:szCs w:val="22"/>
        </w:rPr>
        <w:t xml:space="preserve">Urbina-Casanova, R., </w:t>
      </w:r>
      <w:r w:rsidR="00023AFB">
        <w:rPr>
          <w:rFonts w:ascii="Calibri" w:hAnsi="Calibri" w:cs="Calibri"/>
          <w:color w:val="000000"/>
          <w:sz w:val="22"/>
          <w:szCs w:val="22"/>
        </w:rPr>
        <w:t xml:space="preserve">F. </w:t>
      </w:r>
      <w:proofErr w:type="spellStart"/>
      <w:r>
        <w:rPr>
          <w:rFonts w:ascii="Calibri" w:hAnsi="Calibri" w:cs="Calibri"/>
          <w:color w:val="000000"/>
          <w:sz w:val="22"/>
          <w:szCs w:val="22"/>
        </w:rPr>
        <w:t>Leubert</w:t>
      </w:r>
      <w:proofErr w:type="spellEnd"/>
      <w:r>
        <w:rPr>
          <w:rFonts w:ascii="Calibri" w:hAnsi="Calibri" w:cs="Calibri"/>
          <w:color w:val="000000"/>
          <w:sz w:val="22"/>
          <w:szCs w:val="22"/>
        </w:rPr>
        <w:t xml:space="preserve">, </w:t>
      </w:r>
      <w:r w:rsidR="00023AFB">
        <w:rPr>
          <w:rFonts w:ascii="Calibri" w:hAnsi="Calibri" w:cs="Calibri"/>
          <w:color w:val="000000"/>
          <w:sz w:val="22"/>
          <w:szCs w:val="22"/>
        </w:rPr>
        <w:t>P.</w:t>
      </w:r>
      <w:r>
        <w:rPr>
          <w:rFonts w:ascii="Calibri" w:hAnsi="Calibri" w:cs="Calibri"/>
          <w:color w:val="000000"/>
          <w:sz w:val="22"/>
          <w:szCs w:val="22"/>
        </w:rPr>
        <w:t xml:space="preserve"> </w:t>
      </w:r>
      <w:proofErr w:type="spellStart"/>
      <w:r>
        <w:rPr>
          <w:rFonts w:ascii="Calibri" w:hAnsi="Calibri" w:cs="Calibri"/>
          <w:color w:val="000000"/>
          <w:sz w:val="22"/>
          <w:szCs w:val="22"/>
        </w:rPr>
        <w:t>Pliscoff</w:t>
      </w:r>
      <w:proofErr w:type="spellEnd"/>
      <w:r>
        <w:rPr>
          <w:rFonts w:ascii="Calibri" w:hAnsi="Calibri" w:cs="Calibri"/>
          <w:color w:val="000000"/>
          <w:sz w:val="22"/>
          <w:szCs w:val="22"/>
        </w:rPr>
        <w:t xml:space="preserve">, and R. A. </w:t>
      </w:r>
      <w:proofErr w:type="spellStart"/>
      <w:r>
        <w:rPr>
          <w:rFonts w:ascii="Calibri" w:hAnsi="Calibri" w:cs="Calibri"/>
          <w:color w:val="000000"/>
          <w:sz w:val="22"/>
          <w:szCs w:val="22"/>
        </w:rPr>
        <w:t>Scherson</w:t>
      </w:r>
      <w:proofErr w:type="spellEnd"/>
      <w:r>
        <w:rPr>
          <w:rFonts w:ascii="Calibri" w:hAnsi="Calibri" w:cs="Calibri"/>
          <w:color w:val="000000"/>
          <w:sz w:val="22"/>
          <w:szCs w:val="22"/>
        </w:rPr>
        <w:t>. 2016. Assessing floristic representativeness in the protected areas national system of Chile: are vegetation types a good surrogate for plant species? Environmental Conservation 43:1-9.</w:t>
      </w:r>
    </w:p>
    <w:p w14:paraId="741D4B6C" w14:textId="29B2FA3E" w:rsidR="004F20A6" w:rsidRDefault="004F20A6" w:rsidP="008E53E2">
      <w:pPr>
        <w:pStyle w:val="NormalWeb"/>
        <w:spacing w:before="0" w:beforeAutospacing="0" w:after="0"/>
        <w:rPr>
          <w:rFonts w:ascii="Calibri" w:hAnsi="Calibri" w:cs="Calibri"/>
          <w:color w:val="000000"/>
          <w:sz w:val="22"/>
          <w:szCs w:val="22"/>
        </w:rPr>
      </w:pPr>
    </w:p>
    <w:p w14:paraId="5236E700" w14:textId="1F2257B9" w:rsidR="000D3A6C" w:rsidRDefault="000D3A6C" w:rsidP="008E53E2">
      <w:pPr>
        <w:pStyle w:val="NormalWeb"/>
        <w:spacing w:before="0" w:beforeAutospacing="0" w:after="0"/>
      </w:pPr>
      <w:r w:rsidRPr="000D3A6C">
        <w:lastRenderedPageBreak/>
        <w:t>Walz, U. 2011. Landscape structure, landscape metrics and biodiversity. Living Reviews in Landscape Research 5:3–35.</w:t>
      </w:r>
    </w:p>
    <w:p w14:paraId="48DED94F" w14:textId="77777777" w:rsidR="000D3A6C" w:rsidRDefault="000D3A6C" w:rsidP="008E53E2">
      <w:pPr>
        <w:pStyle w:val="NormalWeb"/>
        <w:spacing w:before="0" w:beforeAutospacing="0" w:after="0"/>
      </w:pPr>
    </w:p>
    <w:p w14:paraId="6A21E6F7" w14:textId="576414BC" w:rsidR="004F20A6" w:rsidRDefault="004F20A6" w:rsidP="008E53E2">
      <w:pPr>
        <w:pStyle w:val="NormalWeb"/>
        <w:spacing w:before="0" w:beforeAutospacing="0" w:after="0"/>
      </w:pPr>
      <w:r>
        <w:rPr>
          <w:rFonts w:ascii="Calibri" w:hAnsi="Calibri" w:cs="Calibri"/>
          <w:color w:val="000000"/>
          <w:sz w:val="22"/>
          <w:szCs w:val="22"/>
        </w:rPr>
        <w:t xml:space="preserve">Warman, L.D., </w:t>
      </w:r>
      <w:r w:rsidR="00023AFB">
        <w:rPr>
          <w:rFonts w:ascii="Calibri" w:hAnsi="Calibri" w:cs="Calibri"/>
          <w:color w:val="000000"/>
          <w:sz w:val="22"/>
          <w:szCs w:val="22"/>
        </w:rPr>
        <w:t xml:space="preserve">M. </w:t>
      </w:r>
      <w:r>
        <w:rPr>
          <w:rFonts w:ascii="Calibri" w:hAnsi="Calibri" w:cs="Calibri"/>
          <w:color w:val="000000"/>
          <w:sz w:val="22"/>
          <w:szCs w:val="22"/>
        </w:rPr>
        <w:t>Forsyth,</w:t>
      </w:r>
      <w:r w:rsidR="00023AFB">
        <w:rPr>
          <w:rFonts w:ascii="Calibri" w:hAnsi="Calibri" w:cs="Calibri"/>
          <w:color w:val="000000"/>
          <w:sz w:val="22"/>
          <w:szCs w:val="22"/>
        </w:rPr>
        <w:t xml:space="preserve"> A.R.E.</w:t>
      </w:r>
      <w:r>
        <w:rPr>
          <w:rFonts w:ascii="Calibri" w:hAnsi="Calibri" w:cs="Calibri"/>
          <w:color w:val="000000"/>
          <w:sz w:val="22"/>
          <w:szCs w:val="22"/>
        </w:rPr>
        <w:t xml:space="preserve"> Sinclair, </w:t>
      </w:r>
      <w:r w:rsidR="00023AFB">
        <w:rPr>
          <w:rFonts w:ascii="Calibri" w:hAnsi="Calibri" w:cs="Calibri"/>
          <w:color w:val="000000"/>
          <w:sz w:val="22"/>
          <w:szCs w:val="22"/>
        </w:rPr>
        <w:t xml:space="preserve">K. </w:t>
      </w:r>
      <w:proofErr w:type="spellStart"/>
      <w:r>
        <w:rPr>
          <w:rFonts w:ascii="Calibri" w:hAnsi="Calibri" w:cs="Calibri"/>
          <w:color w:val="000000"/>
          <w:sz w:val="22"/>
          <w:szCs w:val="22"/>
        </w:rPr>
        <w:t>Freemark</w:t>
      </w:r>
      <w:proofErr w:type="spellEnd"/>
      <w:r>
        <w:rPr>
          <w:rFonts w:ascii="Calibri" w:hAnsi="Calibri" w:cs="Calibri"/>
          <w:color w:val="000000"/>
          <w:sz w:val="22"/>
          <w:szCs w:val="22"/>
        </w:rPr>
        <w:t xml:space="preserve">, </w:t>
      </w:r>
      <w:r w:rsidR="00023AFB">
        <w:rPr>
          <w:rFonts w:ascii="Calibri" w:hAnsi="Calibri" w:cs="Calibri"/>
          <w:color w:val="000000"/>
          <w:sz w:val="22"/>
          <w:szCs w:val="22"/>
        </w:rPr>
        <w:t>H.D.</w:t>
      </w:r>
      <w:r>
        <w:rPr>
          <w:rFonts w:ascii="Calibri" w:hAnsi="Calibri" w:cs="Calibri"/>
          <w:color w:val="000000"/>
          <w:sz w:val="22"/>
          <w:szCs w:val="22"/>
        </w:rPr>
        <w:t xml:space="preserve"> Moore,</w:t>
      </w:r>
      <w:r w:rsidR="00023AFB">
        <w:rPr>
          <w:rFonts w:ascii="Calibri" w:hAnsi="Calibri" w:cs="Calibri"/>
          <w:color w:val="000000"/>
          <w:sz w:val="22"/>
          <w:szCs w:val="22"/>
        </w:rPr>
        <w:t xml:space="preserve"> T.W.</w:t>
      </w:r>
      <w:r>
        <w:rPr>
          <w:rFonts w:ascii="Calibri" w:hAnsi="Calibri" w:cs="Calibri"/>
          <w:color w:val="000000"/>
          <w:sz w:val="22"/>
          <w:szCs w:val="22"/>
        </w:rPr>
        <w:t xml:space="preserve"> Barrett, </w:t>
      </w:r>
      <w:r w:rsidR="00023AFB">
        <w:rPr>
          <w:rFonts w:ascii="Calibri" w:hAnsi="Calibri" w:cs="Calibri"/>
          <w:color w:val="000000"/>
          <w:sz w:val="22"/>
          <w:szCs w:val="22"/>
        </w:rPr>
        <w:t>R.L.</w:t>
      </w:r>
      <w:r>
        <w:rPr>
          <w:rFonts w:ascii="Calibri" w:hAnsi="Calibri" w:cs="Calibri"/>
          <w:color w:val="000000"/>
          <w:sz w:val="22"/>
          <w:szCs w:val="22"/>
        </w:rPr>
        <w:t xml:space="preserve"> </w:t>
      </w:r>
      <w:proofErr w:type="spellStart"/>
      <w:r>
        <w:rPr>
          <w:rFonts w:ascii="Calibri" w:hAnsi="Calibri" w:cs="Calibri"/>
          <w:color w:val="000000"/>
          <w:sz w:val="22"/>
          <w:szCs w:val="22"/>
        </w:rPr>
        <w:t>Pressey</w:t>
      </w:r>
      <w:proofErr w:type="spellEnd"/>
      <w:r>
        <w:rPr>
          <w:rFonts w:ascii="Calibri" w:hAnsi="Calibri" w:cs="Calibri"/>
          <w:color w:val="000000"/>
          <w:sz w:val="22"/>
          <w:szCs w:val="22"/>
        </w:rPr>
        <w:t>, and</w:t>
      </w:r>
      <w:r w:rsidR="00023AFB">
        <w:rPr>
          <w:rFonts w:ascii="Calibri" w:hAnsi="Calibri" w:cs="Calibri"/>
          <w:color w:val="000000"/>
          <w:sz w:val="22"/>
          <w:szCs w:val="22"/>
        </w:rPr>
        <w:t xml:space="preserve"> D.</w:t>
      </w:r>
      <w:r>
        <w:rPr>
          <w:rFonts w:ascii="Calibri" w:hAnsi="Calibri" w:cs="Calibri"/>
          <w:color w:val="000000"/>
          <w:sz w:val="22"/>
          <w:szCs w:val="22"/>
        </w:rPr>
        <w:t xml:space="preserve"> White. 2004. Species distributions, surrogacy, and important conservation regions in Canada. Ecology Letters 7</w:t>
      </w:r>
      <w:r w:rsidR="00023AFB">
        <w:rPr>
          <w:rFonts w:ascii="Calibri" w:hAnsi="Calibri" w:cs="Calibri"/>
          <w:color w:val="000000"/>
          <w:sz w:val="22"/>
          <w:szCs w:val="22"/>
        </w:rPr>
        <w:t>:</w:t>
      </w:r>
      <w:r>
        <w:rPr>
          <w:rFonts w:ascii="Calibri" w:hAnsi="Calibri" w:cs="Calibri"/>
          <w:color w:val="000000"/>
          <w:sz w:val="22"/>
          <w:szCs w:val="22"/>
        </w:rPr>
        <w:t>374-379.</w:t>
      </w:r>
    </w:p>
    <w:p w14:paraId="31A67E01" w14:textId="77777777" w:rsidR="004F20A6" w:rsidRDefault="004F20A6" w:rsidP="008E53E2"/>
    <w:p w14:paraId="5B3CB1E5" w14:textId="49EF8ADB" w:rsidR="004F20A6" w:rsidRDefault="004F20A6" w:rsidP="008E53E2">
      <w:pPr>
        <w:pStyle w:val="NormalWeb"/>
        <w:spacing w:before="0" w:beforeAutospacing="0" w:after="0"/>
      </w:pPr>
      <w:r>
        <w:rPr>
          <w:rFonts w:ascii="Calibri" w:hAnsi="Calibri" w:cs="Calibri"/>
          <w:color w:val="000000"/>
          <w:sz w:val="22"/>
          <w:szCs w:val="22"/>
        </w:rPr>
        <w:t>Wiersma, Y.F. 2005. Environmental benchmarks vs. ecological benchmarks for assessment and monitoring in Canada: Is there a difference? Environ</w:t>
      </w:r>
      <w:r w:rsidR="00023AFB">
        <w:rPr>
          <w:rFonts w:ascii="Calibri" w:hAnsi="Calibri" w:cs="Calibri"/>
          <w:color w:val="000000"/>
          <w:sz w:val="22"/>
          <w:szCs w:val="22"/>
        </w:rPr>
        <w:t xml:space="preserve">mental </w:t>
      </w:r>
      <w:r>
        <w:rPr>
          <w:rFonts w:ascii="Calibri" w:hAnsi="Calibri" w:cs="Calibri"/>
          <w:color w:val="000000"/>
          <w:sz w:val="22"/>
          <w:szCs w:val="22"/>
        </w:rPr>
        <w:t>Monit</w:t>
      </w:r>
      <w:r w:rsidR="00023AFB">
        <w:rPr>
          <w:rFonts w:ascii="Calibri" w:hAnsi="Calibri" w:cs="Calibri"/>
          <w:color w:val="000000"/>
          <w:sz w:val="22"/>
          <w:szCs w:val="22"/>
        </w:rPr>
        <w:t>oring and</w:t>
      </w:r>
      <w:r>
        <w:rPr>
          <w:rFonts w:ascii="Calibri" w:hAnsi="Calibri" w:cs="Calibri"/>
          <w:color w:val="000000"/>
          <w:sz w:val="22"/>
          <w:szCs w:val="22"/>
        </w:rPr>
        <w:t xml:space="preserve"> Assess</w:t>
      </w:r>
      <w:r w:rsidR="00023AFB">
        <w:rPr>
          <w:rFonts w:ascii="Calibri" w:hAnsi="Calibri" w:cs="Calibri"/>
          <w:color w:val="000000"/>
          <w:sz w:val="22"/>
          <w:szCs w:val="22"/>
        </w:rPr>
        <w:t>ment</w:t>
      </w:r>
      <w:r>
        <w:rPr>
          <w:rFonts w:ascii="Calibri" w:hAnsi="Calibri" w:cs="Calibri"/>
          <w:color w:val="000000"/>
          <w:sz w:val="22"/>
          <w:szCs w:val="22"/>
        </w:rPr>
        <w:t xml:space="preserve"> 100</w:t>
      </w:r>
      <w:r w:rsidR="00023AFB">
        <w:rPr>
          <w:rFonts w:ascii="Calibri" w:hAnsi="Calibri" w:cs="Calibri"/>
          <w:color w:val="000000"/>
          <w:sz w:val="22"/>
          <w:szCs w:val="22"/>
        </w:rPr>
        <w:t>:</w:t>
      </w:r>
      <w:r>
        <w:rPr>
          <w:rFonts w:ascii="Calibri" w:hAnsi="Calibri" w:cs="Calibri"/>
          <w:color w:val="000000"/>
          <w:sz w:val="22"/>
          <w:szCs w:val="22"/>
        </w:rPr>
        <w:t>1</w:t>
      </w:r>
      <w:r w:rsidR="00023AFB">
        <w:rPr>
          <w:rFonts w:ascii="Calibri" w:hAnsi="Calibri" w:cs="Calibri"/>
          <w:color w:val="000000"/>
          <w:sz w:val="22"/>
          <w:szCs w:val="22"/>
        </w:rPr>
        <w:t>-</w:t>
      </w:r>
      <w:r>
        <w:rPr>
          <w:rFonts w:ascii="Calibri" w:hAnsi="Calibri" w:cs="Calibri"/>
          <w:color w:val="000000"/>
          <w:sz w:val="22"/>
          <w:szCs w:val="22"/>
        </w:rPr>
        <w:t>9.</w:t>
      </w:r>
    </w:p>
    <w:p w14:paraId="42818D9C" w14:textId="16DFA6E8" w:rsidR="004F20A6" w:rsidRDefault="004F20A6" w:rsidP="008E53E2"/>
    <w:p w14:paraId="1D12BD4B" w14:textId="3A99898A" w:rsidR="00B133DA" w:rsidRDefault="00B133DA" w:rsidP="008E53E2">
      <w:r w:rsidRPr="00B133DA">
        <w:t xml:space="preserve">Wiens, J. A., G. D. Hayward, R. S. </w:t>
      </w:r>
      <w:proofErr w:type="spellStart"/>
      <w:r w:rsidRPr="00B133DA">
        <w:t>Holthausen</w:t>
      </w:r>
      <w:proofErr w:type="spellEnd"/>
      <w:r w:rsidRPr="00B133DA">
        <w:t>, and M. J. Wisdom. 2008. Using surrogate species and groups for conservation planning and management. Bioscience 58:241–252.</w:t>
      </w:r>
    </w:p>
    <w:p w14:paraId="2F3E469B" w14:textId="77777777" w:rsidR="00B133DA" w:rsidRDefault="00B133DA" w:rsidP="008E53E2"/>
    <w:p w14:paraId="7F227754" w14:textId="49DFDE3F" w:rsidR="004F20A6" w:rsidRDefault="004F20A6" w:rsidP="008E53E2">
      <w:pPr>
        <w:pStyle w:val="NormalWeb"/>
        <w:spacing w:before="0" w:beforeAutospacing="0" w:after="0"/>
      </w:pPr>
      <w:r>
        <w:rPr>
          <w:rFonts w:ascii="Calibri" w:hAnsi="Calibri" w:cs="Calibri"/>
          <w:color w:val="000000"/>
          <w:sz w:val="22"/>
          <w:szCs w:val="22"/>
        </w:rPr>
        <w:t>Zhao, M.</w:t>
      </w:r>
      <w:r w:rsidR="00D24670">
        <w:rPr>
          <w:rFonts w:ascii="Calibri" w:hAnsi="Calibri" w:cs="Calibri"/>
          <w:color w:val="000000"/>
          <w:sz w:val="22"/>
          <w:szCs w:val="22"/>
        </w:rPr>
        <w:t>,</w:t>
      </w:r>
      <w:r>
        <w:rPr>
          <w:rFonts w:ascii="Calibri" w:hAnsi="Calibri" w:cs="Calibri"/>
          <w:color w:val="000000"/>
          <w:sz w:val="22"/>
          <w:szCs w:val="22"/>
        </w:rPr>
        <w:t xml:space="preserve"> and S. W. Running. 2010. Drought-induced reduction in global terrestrial net primary production from 2000 through 2009. Science 329:940-943.</w:t>
      </w:r>
    </w:p>
    <w:p w14:paraId="0B4020A7" w14:textId="4C831FCA" w:rsidR="004D3D67" w:rsidRDefault="004D3D67" w:rsidP="008E53E2"/>
    <w:p w14:paraId="5D675555" w14:textId="60418C9F" w:rsidR="00090CD4" w:rsidRDefault="00090CD4">
      <w:pPr>
        <w:spacing w:after="160" w:line="259" w:lineRule="auto"/>
      </w:pPr>
      <w:r>
        <w:br w:type="page"/>
      </w:r>
    </w:p>
    <w:p w14:paraId="36DFCEFD" w14:textId="619B7FF4" w:rsidR="005034F5" w:rsidRDefault="005034F5" w:rsidP="005034F5">
      <w:pPr>
        <w:pStyle w:val="Heading1"/>
      </w:pPr>
      <w:r>
        <w:lastRenderedPageBreak/>
        <w:t>Tables</w:t>
      </w:r>
    </w:p>
    <w:p w14:paraId="72F7F072" w14:textId="1FE662EF" w:rsidR="00887E65" w:rsidRDefault="004F20A6" w:rsidP="00543886">
      <w:pPr>
        <w:pStyle w:val="Caption"/>
      </w:pPr>
      <w:r w:rsidRPr="00204A28">
        <w:rPr>
          <w:b/>
        </w:rPr>
        <w:t>Table 1.</w:t>
      </w:r>
      <w:r w:rsidRPr="1AB07F92">
        <w:t xml:space="preserve"> </w:t>
      </w:r>
      <w:r w:rsidR="00660DBF">
        <w:t>Number</w:t>
      </w:r>
      <w:r w:rsidR="00F65691">
        <w:t xml:space="preserve"> of representative and </w:t>
      </w:r>
      <w:r w:rsidR="004E7593">
        <w:t>n</w:t>
      </w:r>
      <w:r w:rsidR="00F65691">
        <w:t xml:space="preserve">on-representative </w:t>
      </w:r>
      <w:r w:rsidRPr="1AB07F92">
        <w:t xml:space="preserve">benchmark networks </w:t>
      </w:r>
      <w:r w:rsidR="004E7593">
        <w:t xml:space="preserve">in each ecoregion used </w:t>
      </w:r>
      <w:r w:rsidR="00660DBF">
        <w:t>in the evaluation of surrogates</w:t>
      </w:r>
      <w:r w:rsidR="004E7593">
        <w:t xml:space="preserve"> </w:t>
      </w:r>
      <w:r w:rsidRPr="1AB07F92">
        <w:t xml:space="preserve">within the </w:t>
      </w:r>
      <w:r w:rsidR="00F65691">
        <w:t xml:space="preserve">ecozones of the </w:t>
      </w:r>
      <w:r w:rsidRPr="1AB07F92">
        <w:t>boreal region of Canada.</w:t>
      </w:r>
      <w:r>
        <w:t xml:space="preserve"> </w:t>
      </w:r>
      <w:r w:rsidR="00F65691">
        <w:t>Criteria used to differentiate representative and non-representative networks are described in the methods section. N</w:t>
      </w:r>
      <w:r>
        <w:t xml:space="preserve">etworks were </w:t>
      </w:r>
      <w:r w:rsidR="00F65691">
        <w:t xml:space="preserve">also </w:t>
      </w:r>
      <w:r>
        <w:t>filtered to reduce spatial overlap.</w:t>
      </w:r>
      <w:r w:rsidR="003A61DC">
        <w:t xml:space="preserve"> The number of ecoregions used</w:t>
      </w:r>
      <w:r w:rsidR="004E7593">
        <w:t xml:space="preserve"> in the analysis</w:t>
      </w:r>
      <w:r w:rsidR="003A61DC">
        <w:t xml:space="preserve"> varied by species based on the extent of their ranges.</w:t>
      </w:r>
    </w:p>
    <w:tbl>
      <w:tblPr>
        <w:tblStyle w:val="TableGrid"/>
        <w:tblW w:w="0" w:type="auto"/>
        <w:tblLayout w:type="fixed"/>
        <w:tblLook w:val="04A0" w:firstRow="1" w:lastRow="0" w:firstColumn="1" w:lastColumn="0" w:noHBand="0" w:noVBand="1"/>
      </w:tblPr>
      <w:tblGrid>
        <w:gridCol w:w="1705"/>
        <w:gridCol w:w="1274"/>
        <w:gridCol w:w="1274"/>
        <w:gridCol w:w="1274"/>
        <w:gridCol w:w="1274"/>
        <w:gridCol w:w="1274"/>
        <w:gridCol w:w="1275"/>
      </w:tblGrid>
      <w:tr w:rsidR="00887E65" w:rsidRPr="00543886" w14:paraId="5140D362" w14:textId="77777777" w:rsidTr="005438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8B08ABC" w14:textId="77777777" w:rsidR="00887E65" w:rsidRPr="00543886" w:rsidRDefault="00887E65" w:rsidP="00887E65">
            <w:pPr>
              <w:spacing w:line="240" w:lineRule="auto"/>
              <w:rPr>
                <w:rFonts w:cstheme="minorHAnsi"/>
                <w:sz w:val="18"/>
                <w:szCs w:val="20"/>
              </w:rPr>
            </w:pPr>
            <w:r w:rsidRPr="00543886">
              <w:rPr>
                <w:rFonts w:cstheme="minorHAnsi"/>
                <w:sz w:val="18"/>
                <w:szCs w:val="20"/>
              </w:rPr>
              <w:t>Ecozone</w:t>
            </w:r>
          </w:p>
        </w:tc>
        <w:tc>
          <w:tcPr>
            <w:tcW w:w="1274" w:type="dxa"/>
          </w:tcPr>
          <w:p w14:paraId="77C70990"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Ecoregion</w:t>
            </w:r>
          </w:p>
        </w:tc>
        <w:tc>
          <w:tcPr>
            <w:tcW w:w="1274" w:type="dxa"/>
          </w:tcPr>
          <w:p w14:paraId="29C6CD27"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Area (km2)</w:t>
            </w:r>
          </w:p>
        </w:tc>
        <w:tc>
          <w:tcPr>
            <w:tcW w:w="1274" w:type="dxa"/>
          </w:tcPr>
          <w:p w14:paraId="4AB9241D"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MDR (km2)</w:t>
            </w:r>
          </w:p>
        </w:tc>
        <w:tc>
          <w:tcPr>
            <w:tcW w:w="1274" w:type="dxa"/>
          </w:tcPr>
          <w:p w14:paraId="3BAB494C"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Intactness</w:t>
            </w:r>
          </w:p>
        </w:tc>
        <w:tc>
          <w:tcPr>
            <w:tcW w:w="1274" w:type="dxa"/>
          </w:tcPr>
          <w:p w14:paraId="3527BD81" w14:textId="14BEB029"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Rep networks</w:t>
            </w:r>
          </w:p>
        </w:tc>
        <w:tc>
          <w:tcPr>
            <w:tcW w:w="1275" w:type="dxa"/>
          </w:tcPr>
          <w:p w14:paraId="509DCFFC" w14:textId="18F8C323"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Non-rep networks</w:t>
            </w:r>
          </w:p>
        </w:tc>
      </w:tr>
      <w:tr w:rsidR="00543886" w:rsidRPr="00543886" w14:paraId="78DC92C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EFA3277" w14:textId="77777777" w:rsidR="00887E65" w:rsidRPr="00543886" w:rsidRDefault="00887E65" w:rsidP="00887E65">
            <w:pPr>
              <w:spacing w:line="240" w:lineRule="auto"/>
              <w:rPr>
                <w:rFonts w:cstheme="minorHAnsi"/>
                <w:szCs w:val="20"/>
              </w:rPr>
            </w:pPr>
            <w:r w:rsidRPr="00543886">
              <w:rPr>
                <w:rFonts w:cstheme="minorHAnsi"/>
                <w:szCs w:val="20"/>
              </w:rPr>
              <w:t>Taiga Plains</w:t>
            </w:r>
          </w:p>
        </w:tc>
        <w:tc>
          <w:tcPr>
            <w:tcW w:w="1274" w:type="dxa"/>
          </w:tcPr>
          <w:p w14:paraId="1F6ECD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51</w:t>
            </w:r>
          </w:p>
        </w:tc>
        <w:tc>
          <w:tcPr>
            <w:tcW w:w="1274" w:type="dxa"/>
          </w:tcPr>
          <w:p w14:paraId="78C42DA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60,678 </w:t>
            </w:r>
          </w:p>
        </w:tc>
        <w:tc>
          <w:tcPr>
            <w:tcW w:w="1274" w:type="dxa"/>
          </w:tcPr>
          <w:p w14:paraId="1917EB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23,713 </w:t>
            </w:r>
          </w:p>
        </w:tc>
        <w:tc>
          <w:tcPr>
            <w:tcW w:w="1274" w:type="dxa"/>
          </w:tcPr>
          <w:p w14:paraId="45AA08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0.957</w:t>
            </w:r>
          </w:p>
        </w:tc>
        <w:tc>
          <w:tcPr>
            <w:tcW w:w="1274" w:type="dxa"/>
          </w:tcPr>
          <w:p w14:paraId="2727B7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49</w:t>
            </w:r>
          </w:p>
        </w:tc>
        <w:tc>
          <w:tcPr>
            <w:tcW w:w="1275" w:type="dxa"/>
          </w:tcPr>
          <w:p w14:paraId="39C9415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192</w:t>
            </w:r>
          </w:p>
        </w:tc>
      </w:tr>
      <w:tr w:rsidR="00543886" w:rsidRPr="00543886" w14:paraId="3EB668B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0F8A767" w14:textId="77777777" w:rsidR="00887E65" w:rsidRPr="00543886" w:rsidRDefault="00887E65" w:rsidP="00887E65">
            <w:pPr>
              <w:spacing w:line="240" w:lineRule="auto"/>
              <w:rPr>
                <w:rFonts w:cstheme="minorHAnsi"/>
                <w:szCs w:val="20"/>
              </w:rPr>
            </w:pPr>
          </w:p>
        </w:tc>
        <w:tc>
          <w:tcPr>
            <w:tcW w:w="1274" w:type="dxa"/>
          </w:tcPr>
          <w:p w14:paraId="1E3AE7A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52</w:t>
            </w:r>
          </w:p>
        </w:tc>
        <w:tc>
          <w:tcPr>
            <w:tcW w:w="1274" w:type="dxa"/>
          </w:tcPr>
          <w:p w14:paraId="54D66F6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108,362 </w:t>
            </w:r>
          </w:p>
        </w:tc>
        <w:tc>
          <w:tcPr>
            <w:tcW w:w="1274" w:type="dxa"/>
          </w:tcPr>
          <w:p w14:paraId="417B911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2,534 </w:t>
            </w:r>
          </w:p>
        </w:tc>
        <w:tc>
          <w:tcPr>
            <w:tcW w:w="1274" w:type="dxa"/>
          </w:tcPr>
          <w:p w14:paraId="3C78EE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0.959</w:t>
            </w:r>
          </w:p>
        </w:tc>
        <w:tc>
          <w:tcPr>
            <w:tcW w:w="1274" w:type="dxa"/>
          </w:tcPr>
          <w:p w14:paraId="066EF09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357</w:t>
            </w:r>
          </w:p>
        </w:tc>
        <w:tc>
          <w:tcPr>
            <w:tcW w:w="1275" w:type="dxa"/>
          </w:tcPr>
          <w:p w14:paraId="6910A5D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141</w:t>
            </w:r>
          </w:p>
        </w:tc>
      </w:tr>
      <w:tr w:rsidR="00543886" w:rsidRPr="00543886" w14:paraId="0B58B5A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6DD19BC" w14:textId="77777777" w:rsidR="00887E65" w:rsidRPr="00543886" w:rsidRDefault="00887E65" w:rsidP="00887E65">
            <w:pPr>
              <w:spacing w:line="240" w:lineRule="auto"/>
              <w:rPr>
                <w:rFonts w:cstheme="minorHAnsi"/>
                <w:szCs w:val="20"/>
              </w:rPr>
            </w:pPr>
          </w:p>
        </w:tc>
        <w:tc>
          <w:tcPr>
            <w:tcW w:w="1274" w:type="dxa"/>
          </w:tcPr>
          <w:p w14:paraId="1B3143E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53</w:t>
            </w:r>
          </w:p>
        </w:tc>
        <w:tc>
          <w:tcPr>
            <w:tcW w:w="1274" w:type="dxa"/>
          </w:tcPr>
          <w:p w14:paraId="4C06991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30,405 </w:t>
            </w:r>
          </w:p>
        </w:tc>
        <w:tc>
          <w:tcPr>
            <w:tcW w:w="1274" w:type="dxa"/>
          </w:tcPr>
          <w:p w14:paraId="342C96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10,592 </w:t>
            </w:r>
          </w:p>
        </w:tc>
        <w:tc>
          <w:tcPr>
            <w:tcW w:w="1274" w:type="dxa"/>
          </w:tcPr>
          <w:p w14:paraId="2D9FF37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0.875</w:t>
            </w:r>
          </w:p>
        </w:tc>
        <w:tc>
          <w:tcPr>
            <w:tcW w:w="1274" w:type="dxa"/>
          </w:tcPr>
          <w:p w14:paraId="6C4C843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76</w:t>
            </w:r>
          </w:p>
        </w:tc>
        <w:tc>
          <w:tcPr>
            <w:tcW w:w="1275" w:type="dxa"/>
          </w:tcPr>
          <w:p w14:paraId="4E78CC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EE9C0AA"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53E4A78" w14:textId="77777777" w:rsidR="00887E65" w:rsidRPr="00543886" w:rsidRDefault="00887E65" w:rsidP="00887E65">
            <w:pPr>
              <w:spacing w:line="240" w:lineRule="auto"/>
              <w:rPr>
                <w:rFonts w:cstheme="minorHAnsi"/>
                <w:szCs w:val="20"/>
              </w:rPr>
            </w:pPr>
          </w:p>
        </w:tc>
        <w:tc>
          <w:tcPr>
            <w:tcW w:w="1274" w:type="dxa"/>
          </w:tcPr>
          <w:p w14:paraId="21BBC64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55</w:t>
            </w:r>
          </w:p>
        </w:tc>
        <w:tc>
          <w:tcPr>
            <w:tcW w:w="1274" w:type="dxa"/>
          </w:tcPr>
          <w:p w14:paraId="3BB215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42,575 </w:t>
            </w:r>
          </w:p>
        </w:tc>
        <w:tc>
          <w:tcPr>
            <w:tcW w:w="1274" w:type="dxa"/>
          </w:tcPr>
          <w:p w14:paraId="39EB6C6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1,075 </w:t>
            </w:r>
          </w:p>
        </w:tc>
        <w:tc>
          <w:tcPr>
            <w:tcW w:w="1274" w:type="dxa"/>
          </w:tcPr>
          <w:p w14:paraId="17A990E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0.917</w:t>
            </w:r>
          </w:p>
        </w:tc>
        <w:tc>
          <w:tcPr>
            <w:tcW w:w="1274" w:type="dxa"/>
          </w:tcPr>
          <w:p w14:paraId="5F294C6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w:t>
            </w:r>
          </w:p>
        </w:tc>
        <w:tc>
          <w:tcPr>
            <w:tcW w:w="1275" w:type="dxa"/>
          </w:tcPr>
          <w:p w14:paraId="4E640A3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145</w:t>
            </w:r>
          </w:p>
        </w:tc>
      </w:tr>
      <w:tr w:rsidR="00543886" w:rsidRPr="00543886" w14:paraId="62594496"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891394A" w14:textId="77777777" w:rsidR="00887E65" w:rsidRPr="00543886" w:rsidRDefault="00887E65" w:rsidP="00887E65">
            <w:pPr>
              <w:spacing w:line="240" w:lineRule="auto"/>
              <w:rPr>
                <w:rFonts w:cstheme="minorHAnsi"/>
                <w:szCs w:val="20"/>
              </w:rPr>
            </w:pPr>
          </w:p>
        </w:tc>
        <w:tc>
          <w:tcPr>
            <w:tcW w:w="1274" w:type="dxa"/>
          </w:tcPr>
          <w:p w14:paraId="164F855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59</w:t>
            </w:r>
          </w:p>
        </w:tc>
        <w:tc>
          <w:tcPr>
            <w:tcW w:w="1274" w:type="dxa"/>
          </w:tcPr>
          <w:p w14:paraId="03BBB3C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27,249 </w:t>
            </w:r>
          </w:p>
        </w:tc>
        <w:tc>
          <w:tcPr>
            <w:tcW w:w="1274" w:type="dxa"/>
          </w:tcPr>
          <w:p w14:paraId="52EB8F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1,015 </w:t>
            </w:r>
          </w:p>
        </w:tc>
        <w:tc>
          <w:tcPr>
            <w:tcW w:w="1274" w:type="dxa"/>
          </w:tcPr>
          <w:p w14:paraId="31E7A89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0.995</w:t>
            </w:r>
          </w:p>
        </w:tc>
        <w:tc>
          <w:tcPr>
            <w:tcW w:w="1274" w:type="dxa"/>
          </w:tcPr>
          <w:p w14:paraId="1F3C9A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2F955B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152</w:t>
            </w:r>
          </w:p>
        </w:tc>
      </w:tr>
      <w:tr w:rsidR="00543886" w:rsidRPr="00543886" w14:paraId="446813B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5A90DE1" w14:textId="77777777" w:rsidR="00887E65" w:rsidRPr="00543886" w:rsidRDefault="00887E65" w:rsidP="00887E65">
            <w:pPr>
              <w:spacing w:line="240" w:lineRule="auto"/>
              <w:rPr>
                <w:rFonts w:cstheme="minorHAnsi"/>
                <w:szCs w:val="20"/>
              </w:rPr>
            </w:pPr>
          </w:p>
        </w:tc>
        <w:tc>
          <w:tcPr>
            <w:tcW w:w="1274" w:type="dxa"/>
          </w:tcPr>
          <w:p w14:paraId="11862CF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60</w:t>
            </w:r>
          </w:p>
        </w:tc>
        <w:tc>
          <w:tcPr>
            <w:tcW w:w="1274" w:type="dxa"/>
          </w:tcPr>
          <w:p w14:paraId="6378748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44,429 </w:t>
            </w:r>
          </w:p>
        </w:tc>
        <w:tc>
          <w:tcPr>
            <w:tcW w:w="1274" w:type="dxa"/>
          </w:tcPr>
          <w:p w14:paraId="1F1AFC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7,191 </w:t>
            </w:r>
          </w:p>
        </w:tc>
        <w:tc>
          <w:tcPr>
            <w:tcW w:w="1274" w:type="dxa"/>
          </w:tcPr>
          <w:p w14:paraId="694C906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394C6EC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470</w:t>
            </w:r>
          </w:p>
        </w:tc>
        <w:tc>
          <w:tcPr>
            <w:tcW w:w="1275" w:type="dxa"/>
          </w:tcPr>
          <w:p w14:paraId="444273F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93</w:t>
            </w:r>
          </w:p>
        </w:tc>
      </w:tr>
      <w:tr w:rsidR="00543886" w:rsidRPr="00543886" w14:paraId="6CFDAA6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7C826EB" w14:textId="77777777" w:rsidR="00887E65" w:rsidRPr="00543886" w:rsidRDefault="00887E65" w:rsidP="00887E65">
            <w:pPr>
              <w:spacing w:line="240" w:lineRule="auto"/>
              <w:rPr>
                <w:rFonts w:cstheme="minorHAnsi"/>
                <w:szCs w:val="20"/>
              </w:rPr>
            </w:pPr>
          </w:p>
        </w:tc>
        <w:tc>
          <w:tcPr>
            <w:tcW w:w="1274" w:type="dxa"/>
          </w:tcPr>
          <w:p w14:paraId="0489F95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62</w:t>
            </w:r>
          </w:p>
        </w:tc>
        <w:tc>
          <w:tcPr>
            <w:tcW w:w="1274" w:type="dxa"/>
          </w:tcPr>
          <w:p w14:paraId="3C301F2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13,607 </w:t>
            </w:r>
          </w:p>
        </w:tc>
        <w:tc>
          <w:tcPr>
            <w:tcW w:w="1274" w:type="dxa"/>
          </w:tcPr>
          <w:p w14:paraId="1D28081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1,909 </w:t>
            </w:r>
          </w:p>
        </w:tc>
        <w:tc>
          <w:tcPr>
            <w:tcW w:w="1274" w:type="dxa"/>
          </w:tcPr>
          <w:p w14:paraId="23CC1E6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0.890</w:t>
            </w:r>
          </w:p>
        </w:tc>
        <w:tc>
          <w:tcPr>
            <w:tcW w:w="1274" w:type="dxa"/>
          </w:tcPr>
          <w:p w14:paraId="68B7DF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41</w:t>
            </w:r>
          </w:p>
        </w:tc>
        <w:tc>
          <w:tcPr>
            <w:tcW w:w="1275" w:type="dxa"/>
          </w:tcPr>
          <w:p w14:paraId="7108785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80</w:t>
            </w:r>
          </w:p>
        </w:tc>
      </w:tr>
      <w:tr w:rsidR="00543886" w:rsidRPr="00543886" w14:paraId="5C3C331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A7FE526" w14:textId="77777777" w:rsidR="00887E65" w:rsidRPr="00543886" w:rsidRDefault="00887E65" w:rsidP="00887E65">
            <w:pPr>
              <w:spacing w:line="240" w:lineRule="auto"/>
              <w:rPr>
                <w:rFonts w:cstheme="minorHAnsi"/>
                <w:szCs w:val="20"/>
              </w:rPr>
            </w:pPr>
            <w:r w:rsidRPr="00543886">
              <w:rPr>
                <w:rFonts w:cstheme="minorHAnsi"/>
                <w:szCs w:val="20"/>
              </w:rPr>
              <w:t>Taiga Shield</w:t>
            </w:r>
          </w:p>
        </w:tc>
        <w:tc>
          <w:tcPr>
            <w:tcW w:w="1274" w:type="dxa"/>
          </w:tcPr>
          <w:p w14:paraId="7786BCA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68</w:t>
            </w:r>
          </w:p>
        </w:tc>
        <w:tc>
          <w:tcPr>
            <w:tcW w:w="1274" w:type="dxa"/>
          </w:tcPr>
          <w:p w14:paraId="06FFD79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136,899 </w:t>
            </w:r>
          </w:p>
        </w:tc>
        <w:tc>
          <w:tcPr>
            <w:tcW w:w="1274" w:type="dxa"/>
          </w:tcPr>
          <w:p w14:paraId="1FFF7B9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841 </w:t>
            </w:r>
          </w:p>
        </w:tc>
        <w:tc>
          <w:tcPr>
            <w:tcW w:w="1274" w:type="dxa"/>
          </w:tcPr>
          <w:p w14:paraId="2734929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0.998</w:t>
            </w:r>
          </w:p>
        </w:tc>
        <w:tc>
          <w:tcPr>
            <w:tcW w:w="1274" w:type="dxa"/>
          </w:tcPr>
          <w:p w14:paraId="26E788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233</w:t>
            </w:r>
          </w:p>
        </w:tc>
        <w:tc>
          <w:tcPr>
            <w:tcW w:w="1275" w:type="dxa"/>
          </w:tcPr>
          <w:p w14:paraId="1B60662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208</w:t>
            </w:r>
          </w:p>
        </w:tc>
      </w:tr>
      <w:tr w:rsidR="00543886" w:rsidRPr="00543886" w14:paraId="7747B93D"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C8117C2" w14:textId="77777777" w:rsidR="00887E65" w:rsidRPr="00543886" w:rsidRDefault="00887E65" w:rsidP="00887E65">
            <w:pPr>
              <w:spacing w:line="240" w:lineRule="auto"/>
              <w:rPr>
                <w:rFonts w:cstheme="minorHAnsi"/>
                <w:szCs w:val="20"/>
              </w:rPr>
            </w:pPr>
          </w:p>
        </w:tc>
        <w:tc>
          <w:tcPr>
            <w:tcW w:w="1274" w:type="dxa"/>
          </w:tcPr>
          <w:p w14:paraId="4F79208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69</w:t>
            </w:r>
          </w:p>
        </w:tc>
        <w:tc>
          <w:tcPr>
            <w:tcW w:w="1274" w:type="dxa"/>
          </w:tcPr>
          <w:p w14:paraId="74E0C31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119,383 </w:t>
            </w:r>
          </w:p>
        </w:tc>
        <w:tc>
          <w:tcPr>
            <w:tcW w:w="1274" w:type="dxa"/>
          </w:tcPr>
          <w:p w14:paraId="6DA9151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8,281 </w:t>
            </w:r>
          </w:p>
        </w:tc>
        <w:tc>
          <w:tcPr>
            <w:tcW w:w="1274" w:type="dxa"/>
          </w:tcPr>
          <w:p w14:paraId="0A9B9F3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0.987</w:t>
            </w:r>
          </w:p>
        </w:tc>
        <w:tc>
          <w:tcPr>
            <w:tcW w:w="1274" w:type="dxa"/>
          </w:tcPr>
          <w:p w14:paraId="0F3835A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A6E5F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072F317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59A4788" w14:textId="77777777" w:rsidR="00887E65" w:rsidRPr="00543886" w:rsidRDefault="00887E65" w:rsidP="00887E65">
            <w:pPr>
              <w:spacing w:line="240" w:lineRule="auto"/>
              <w:rPr>
                <w:rFonts w:cstheme="minorHAnsi"/>
                <w:szCs w:val="20"/>
              </w:rPr>
            </w:pPr>
          </w:p>
        </w:tc>
        <w:tc>
          <w:tcPr>
            <w:tcW w:w="1274" w:type="dxa"/>
          </w:tcPr>
          <w:p w14:paraId="5AB6F54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70</w:t>
            </w:r>
          </w:p>
        </w:tc>
        <w:tc>
          <w:tcPr>
            <w:tcW w:w="1274" w:type="dxa"/>
          </w:tcPr>
          <w:p w14:paraId="37EDCDC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180,498 </w:t>
            </w:r>
          </w:p>
        </w:tc>
        <w:tc>
          <w:tcPr>
            <w:tcW w:w="1274" w:type="dxa"/>
          </w:tcPr>
          <w:p w14:paraId="38FC7C0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2,396 </w:t>
            </w:r>
          </w:p>
        </w:tc>
        <w:tc>
          <w:tcPr>
            <w:tcW w:w="1274" w:type="dxa"/>
          </w:tcPr>
          <w:p w14:paraId="492FC50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1.000</w:t>
            </w:r>
          </w:p>
        </w:tc>
        <w:tc>
          <w:tcPr>
            <w:tcW w:w="1274" w:type="dxa"/>
          </w:tcPr>
          <w:p w14:paraId="48A59FB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4EDF07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129</w:t>
            </w:r>
          </w:p>
        </w:tc>
      </w:tr>
      <w:tr w:rsidR="00543886" w:rsidRPr="00543886" w14:paraId="5ABC627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88A78F4" w14:textId="77777777" w:rsidR="00887E65" w:rsidRPr="00543886" w:rsidRDefault="00887E65" w:rsidP="00887E65">
            <w:pPr>
              <w:spacing w:line="240" w:lineRule="auto"/>
              <w:rPr>
                <w:rFonts w:cstheme="minorHAnsi"/>
                <w:szCs w:val="20"/>
              </w:rPr>
            </w:pPr>
          </w:p>
        </w:tc>
        <w:tc>
          <w:tcPr>
            <w:tcW w:w="1274" w:type="dxa"/>
          </w:tcPr>
          <w:p w14:paraId="334EFBB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71</w:t>
            </w:r>
          </w:p>
        </w:tc>
        <w:tc>
          <w:tcPr>
            <w:tcW w:w="1274" w:type="dxa"/>
          </w:tcPr>
          <w:p w14:paraId="781C45F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197,117 </w:t>
            </w:r>
          </w:p>
        </w:tc>
        <w:tc>
          <w:tcPr>
            <w:tcW w:w="1274" w:type="dxa"/>
          </w:tcPr>
          <w:p w14:paraId="6FB614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4,225 </w:t>
            </w:r>
          </w:p>
        </w:tc>
        <w:tc>
          <w:tcPr>
            <w:tcW w:w="1274" w:type="dxa"/>
          </w:tcPr>
          <w:p w14:paraId="37352DD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0.996</w:t>
            </w:r>
          </w:p>
        </w:tc>
        <w:tc>
          <w:tcPr>
            <w:tcW w:w="1274" w:type="dxa"/>
          </w:tcPr>
          <w:p w14:paraId="0E2BFAD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484359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167</w:t>
            </w:r>
          </w:p>
        </w:tc>
      </w:tr>
      <w:tr w:rsidR="00543886" w:rsidRPr="00543886" w14:paraId="3FFEBD0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819B2FE" w14:textId="77777777" w:rsidR="00887E65" w:rsidRPr="00543886" w:rsidRDefault="00887E65" w:rsidP="00887E65">
            <w:pPr>
              <w:spacing w:line="240" w:lineRule="auto"/>
              <w:rPr>
                <w:rFonts w:cstheme="minorHAnsi"/>
                <w:szCs w:val="20"/>
              </w:rPr>
            </w:pPr>
          </w:p>
        </w:tc>
        <w:tc>
          <w:tcPr>
            <w:tcW w:w="1274" w:type="dxa"/>
          </w:tcPr>
          <w:p w14:paraId="5CF46C4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72</w:t>
            </w:r>
          </w:p>
        </w:tc>
        <w:tc>
          <w:tcPr>
            <w:tcW w:w="1274" w:type="dxa"/>
          </w:tcPr>
          <w:p w14:paraId="27E9B30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124,365 </w:t>
            </w:r>
          </w:p>
        </w:tc>
        <w:tc>
          <w:tcPr>
            <w:tcW w:w="1274" w:type="dxa"/>
          </w:tcPr>
          <w:p w14:paraId="4B8532C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8,551 </w:t>
            </w:r>
          </w:p>
        </w:tc>
        <w:tc>
          <w:tcPr>
            <w:tcW w:w="1274" w:type="dxa"/>
          </w:tcPr>
          <w:p w14:paraId="4FFB1C4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0.900</w:t>
            </w:r>
          </w:p>
        </w:tc>
        <w:tc>
          <w:tcPr>
            <w:tcW w:w="1274" w:type="dxa"/>
          </w:tcPr>
          <w:p w14:paraId="6F79551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CC155A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210</w:t>
            </w:r>
          </w:p>
        </w:tc>
      </w:tr>
      <w:tr w:rsidR="00543886" w:rsidRPr="00543886" w14:paraId="2FFDCDCD"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AA7AB70" w14:textId="77777777" w:rsidR="00887E65" w:rsidRPr="00543886" w:rsidRDefault="00887E65" w:rsidP="00887E65">
            <w:pPr>
              <w:spacing w:line="240" w:lineRule="auto"/>
              <w:rPr>
                <w:rFonts w:cstheme="minorHAnsi"/>
                <w:szCs w:val="20"/>
              </w:rPr>
            </w:pPr>
          </w:p>
        </w:tc>
        <w:tc>
          <w:tcPr>
            <w:tcW w:w="1274" w:type="dxa"/>
          </w:tcPr>
          <w:p w14:paraId="7D68A9F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74</w:t>
            </w:r>
          </w:p>
        </w:tc>
        <w:tc>
          <w:tcPr>
            <w:tcW w:w="1274" w:type="dxa"/>
          </w:tcPr>
          <w:p w14:paraId="334E925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187,073 </w:t>
            </w:r>
          </w:p>
        </w:tc>
        <w:tc>
          <w:tcPr>
            <w:tcW w:w="1274" w:type="dxa"/>
          </w:tcPr>
          <w:p w14:paraId="6850493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1,089 </w:t>
            </w:r>
          </w:p>
        </w:tc>
        <w:tc>
          <w:tcPr>
            <w:tcW w:w="1274" w:type="dxa"/>
          </w:tcPr>
          <w:p w14:paraId="6B151B9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0.948</w:t>
            </w:r>
          </w:p>
        </w:tc>
        <w:tc>
          <w:tcPr>
            <w:tcW w:w="1274" w:type="dxa"/>
          </w:tcPr>
          <w:p w14:paraId="23CF750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8CA326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173</w:t>
            </w:r>
          </w:p>
        </w:tc>
      </w:tr>
      <w:tr w:rsidR="00543886" w:rsidRPr="00543886" w14:paraId="59F5674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6CD0684" w14:textId="77777777" w:rsidR="00887E65" w:rsidRPr="00543886" w:rsidRDefault="00887E65" w:rsidP="00887E65">
            <w:pPr>
              <w:spacing w:line="240" w:lineRule="auto"/>
              <w:rPr>
                <w:rFonts w:cstheme="minorHAnsi"/>
                <w:szCs w:val="20"/>
              </w:rPr>
            </w:pPr>
          </w:p>
        </w:tc>
        <w:tc>
          <w:tcPr>
            <w:tcW w:w="1274" w:type="dxa"/>
          </w:tcPr>
          <w:p w14:paraId="727FD60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77</w:t>
            </w:r>
          </w:p>
        </w:tc>
        <w:tc>
          <w:tcPr>
            <w:tcW w:w="1274" w:type="dxa"/>
          </w:tcPr>
          <w:p w14:paraId="2D4205A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71,274 </w:t>
            </w:r>
          </w:p>
        </w:tc>
        <w:tc>
          <w:tcPr>
            <w:tcW w:w="1274" w:type="dxa"/>
          </w:tcPr>
          <w:p w14:paraId="58E0E74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1,299 </w:t>
            </w:r>
          </w:p>
        </w:tc>
        <w:tc>
          <w:tcPr>
            <w:tcW w:w="1274" w:type="dxa"/>
          </w:tcPr>
          <w:p w14:paraId="4714C3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0.988</w:t>
            </w:r>
          </w:p>
        </w:tc>
        <w:tc>
          <w:tcPr>
            <w:tcW w:w="1274" w:type="dxa"/>
          </w:tcPr>
          <w:p w14:paraId="0293DDF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DB669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398</w:t>
            </w:r>
          </w:p>
        </w:tc>
      </w:tr>
      <w:tr w:rsidR="00543886" w:rsidRPr="00543886" w14:paraId="42B6445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6874896" w14:textId="77777777" w:rsidR="00887E65" w:rsidRPr="00543886" w:rsidRDefault="00887E65" w:rsidP="00887E65">
            <w:pPr>
              <w:spacing w:line="240" w:lineRule="auto"/>
              <w:rPr>
                <w:rFonts w:cstheme="minorHAnsi"/>
                <w:szCs w:val="20"/>
              </w:rPr>
            </w:pPr>
          </w:p>
        </w:tc>
        <w:tc>
          <w:tcPr>
            <w:tcW w:w="1274" w:type="dxa"/>
          </w:tcPr>
          <w:p w14:paraId="7EF874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78</w:t>
            </w:r>
          </w:p>
        </w:tc>
        <w:tc>
          <w:tcPr>
            <w:tcW w:w="1274" w:type="dxa"/>
          </w:tcPr>
          <w:p w14:paraId="1CA447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86,308 </w:t>
            </w:r>
          </w:p>
        </w:tc>
        <w:tc>
          <w:tcPr>
            <w:tcW w:w="1274" w:type="dxa"/>
          </w:tcPr>
          <w:p w14:paraId="655C25B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1,369 </w:t>
            </w:r>
          </w:p>
        </w:tc>
        <w:tc>
          <w:tcPr>
            <w:tcW w:w="1274" w:type="dxa"/>
          </w:tcPr>
          <w:p w14:paraId="1B204C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0.853</w:t>
            </w:r>
          </w:p>
        </w:tc>
        <w:tc>
          <w:tcPr>
            <w:tcW w:w="1274" w:type="dxa"/>
          </w:tcPr>
          <w:p w14:paraId="412974B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E6F66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365</w:t>
            </w:r>
          </w:p>
        </w:tc>
      </w:tr>
      <w:tr w:rsidR="00543886" w:rsidRPr="00543886" w14:paraId="313A467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567A520" w14:textId="77777777" w:rsidR="00887E65" w:rsidRPr="00543886" w:rsidRDefault="00887E65" w:rsidP="00887E65">
            <w:pPr>
              <w:spacing w:line="240" w:lineRule="auto"/>
              <w:rPr>
                <w:rFonts w:cstheme="minorHAnsi"/>
                <w:szCs w:val="20"/>
              </w:rPr>
            </w:pPr>
          </w:p>
        </w:tc>
        <w:tc>
          <w:tcPr>
            <w:tcW w:w="1274" w:type="dxa"/>
          </w:tcPr>
          <w:p w14:paraId="5436A45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80</w:t>
            </w:r>
          </w:p>
        </w:tc>
        <w:tc>
          <w:tcPr>
            <w:tcW w:w="1274" w:type="dxa"/>
          </w:tcPr>
          <w:p w14:paraId="4F4AECF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56,605 </w:t>
            </w:r>
          </w:p>
        </w:tc>
        <w:tc>
          <w:tcPr>
            <w:tcW w:w="1274" w:type="dxa"/>
          </w:tcPr>
          <w:p w14:paraId="0872111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272 </w:t>
            </w:r>
          </w:p>
        </w:tc>
        <w:tc>
          <w:tcPr>
            <w:tcW w:w="1274" w:type="dxa"/>
          </w:tcPr>
          <w:p w14:paraId="1B06197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0.981</w:t>
            </w:r>
          </w:p>
        </w:tc>
        <w:tc>
          <w:tcPr>
            <w:tcW w:w="1274" w:type="dxa"/>
          </w:tcPr>
          <w:p w14:paraId="540AAA1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69</w:t>
            </w:r>
          </w:p>
        </w:tc>
        <w:tc>
          <w:tcPr>
            <w:tcW w:w="1275" w:type="dxa"/>
          </w:tcPr>
          <w:p w14:paraId="382CFE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419</w:t>
            </w:r>
          </w:p>
        </w:tc>
      </w:tr>
      <w:tr w:rsidR="00543886" w:rsidRPr="00543886" w14:paraId="0660645B"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3AD34F2" w14:textId="37FF9E8A" w:rsidR="00887E65" w:rsidRPr="00543886" w:rsidRDefault="00887E65" w:rsidP="00887E65">
            <w:pPr>
              <w:spacing w:line="240" w:lineRule="auto"/>
              <w:rPr>
                <w:rFonts w:cstheme="minorHAnsi"/>
                <w:szCs w:val="20"/>
              </w:rPr>
            </w:pPr>
            <w:r w:rsidRPr="00543886">
              <w:rPr>
                <w:rFonts w:cstheme="minorHAnsi"/>
                <w:szCs w:val="20"/>
              </w:rPr>
              <w:t>Boreal Shield</w:t>
            </w:r>
            <w:r w:rsidR="00660DBF">
              <w:rPr>
                <w:rFonts w:cstheme="minorHAnsi"/>
                <w:szCs w:val="20"/>
              </w:rPr>
              <w:t xml:space="preserve"> A</w:t>
            </w:r>
          </w:p>
        </w:tc>
        <w:tc>
          <w:tcPr>
            <w:tcW w:w="1274" w:type="dxa"/>
          </w:tcPr>
          <w:p w14:paraId="46D4DD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87</w:t>
            </w:r>
          </w:p>
        </w:tc>
        <w:tc>
          <w:tcPr>
            <w:tcW w:w="1274" w:type="dxa"/>
          </w:tcPr>
          <w:p w14:paraId="6F5038B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78,046 </w:t>
            </w:r>
          </w:p>
        </w:tc>
        <w:tc>
          <w:tcPr>
            <w:tcW w:w="1274" w:type="dxa"/>
          </w:tcPr>
          <w:p w14:paraId="739D48C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7,838 </w:t>
            </w:r>
          </w:p>
        </w:tc>
        <w:tc>
          <w:tcPr>
            <w:tcW w:w="1274" w:type="dxa"/>
          </w:tcPr>
          <w:p w14:paraId="73FDFB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0.968</w:t>
            </w:r>
          </w:p>
        </w:tc>
        <w:tc>
          <w:tcPr>
            <w:tcW w:w="1274" w:type="dxa"/>
          </w:tcPr>
          <w:p w14:paraId="71A22A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121</w:t>
            </w:r>
          </w:p>
        </w:tc>
        <w:tc>
          <w:tcPr>
            <w:tcW w:w="1275" w:type="dxa"/>
          </w:tcPr>
          <w:p w14:paraId="753ED43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36</w:t>
            </w:r>
          </w:p>
        </w:tc>
      </w:tr>
      <w:tr w:rsidR="00543886" w:rsidRPr="00543886" w14:paraId="0C4C0CB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AF69BD9" w14:textId="77777777" w:rsidR="00887E65" w:rsidRPr="00543886" w:rsidRDefault="00887E65" w:rsidP="00887E65">
            <w:pPr>
              <w:spacing w:line="240" w:lineRule="auto"/>
              <w:rPr>
                <w:rFonts w:cstheme="minorHAnsi"/>
                <w:szCs w:val="20"/>
              </w:rPr>
            </w:pPr>
          </w:p>
        </w:tc>
        <w:tc>
          <w:tcPr>
            <w:tcW w:w="1274" w:type="dxa"/>
          </w:tcPr>
          <w:p w14:paraId="21C5B4C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88</w:t>
            </w:r>
          </w:p>
        </w:tc>
        <w:tc>
          <w:tcPr>
            <w:tcW w:w="1274" w:type="dxa"/>
          </w:tcPr>
          <w:p w14:paraId="38B584D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195,469 </w:t>
            </w:r>
          </w:p>
        </w:tc>
        <w:tc>
          <w:tcPr>
            <w:tcW w:w="1274" w:type="dxa"/>
          </w:tcPr>
          <w:p w14:paraId="26B7308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5,041 </w:t>
            </w:r>
          </w:p>
        </w:tc>
        <w:tc>
          <w:tcPr>
            <w:tcW w:w="1274" w:type="dxa"/>
          </w:tcPr>
          <w:p w14:paraId="5CCDC33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0.950</w:t>
            </w:r>
          </w:p>
        </w:tc>
        <w:tc>
          <w:tcPr>
            <w:tcW w:w="1274" w:type="dxa"/>
          </w:tcPr>
          <w:p w14:paraId="5CC7382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1C2E1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29</w:t>
            </w:r>
          </w:p>
        </w:tc>
      </w:tr>
      <w:tr w:rsidR="00543886" w:rsidRPr="00543886" w14:paraId="01433FB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C90AC35" w14:textId="77777777" w:rsidR="00887E65" w:rsidRPr="00543886" w:rsidRDefault="00887E65" w:rsidP="00887E65">
            <w:pPr>
              <w:spacing w:line="240" w:lineRule="auto"/>
              <w:rPr>
                <w:rFonts w:cstheme="minorHAnsi"/>
                <w:szCs w:val="20"/>
              </w:rPr>
            </w:pPr>
          </w:p>
        </w:tc>
        <w:tc>
          <w:tcPr>
            <w:tcW w:w="1274" w:type="dxa"/>
          </w:tcPr>
          <w:p w14:paraId="352B64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89</w:t>
            </w:r>
          </w:p>
        </w:tc>
        <w:tc>
          <w:tcPr>
            <w:tcW w:w="1274" w:type="dxa"/>
          </w:tcPr>
          <w:p w14:paraId="5CB722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142,030 </w:t>
            </w:r>
          </w:p>
        </w:tc>
        <w:tc>
          <w:tcPr>
            <w:tcW w:w="1274" w:type="dxa"/>
          </w:tcPr>
          <w:p w14:paraId="78BFD1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5,929 </w:t>
            </w:r>
          </w:p>
        </w:tc>
        <w:tc>
          <w:tcPr>
            <w:tcW w:w="1274" w:type="dxa"/>
          </w:tcPr>
          <w:p w14:paraId="71E6DE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0.935</w:t>
            </w:r>
          </w:p>
        </w:tc>
        <w:tc>
          <w:tcPr>
            <w:tcW w:w="1274" w:type="dxa"/>
          </w:tcPr>
          <w:p w14:paraId="40ECF2A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5D25769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28</w:t>
            </w:r>
          </w:p>
        </w:tc>
      </w:tr>
      <w:tr w:rsidR="00543886" w:rsidRPr="00543886" w14:paraId="2BE85B84"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BF14168" w14:textId="77777777" w:rsidR="00887E65" w:rsidRPr="00543886" w:rsidRDefault="00887E65" w:rsidP="00887E65">
            <w:pPr>
              <w:spacing w:line="240" w:lineRule="auto"/>
              <w:rPr>
                <w:rFonts w:cstheme="minorHAnsi"/>
                <w:szCs w:val="20"/>
              </w:rPr>
            </w:pPr>
          </w:p>
        </w:tc>
        <w:tc>
          <w:tcPr>
            <w:tcW w:w="1274" w:type="dxa"/>
          </w:tcPr>
          <w:p w14:paraId="4166DD0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90</w:t>
            </w:r>
          </w:p>
        </w:tc>
        <w:tc>
          <w:tcPr>
            <w:tcW w:w="1274" w:type="dxa"/>
          </w:tcPr>
          <w:p w14:paraId="223ABF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146,924 </w:t>
            </w:r>
          </w:p>
        </w:tc>
        <w:tc>
          <w:tcPr>
            <w:tcW w:w="1274" w:type="dxa"/>
          </w:tcPr>
          <w:p w14:paraId="42C06C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3,516 </w:t>
            </w:r>
          </w:p>
        </w:tc>
        <w:tc>
          <w:tcPr>
            <w:tcW w:w="1274" w:type="dxa"/>
          </w:tcPr>
          <w:p w14:paraId="6B08B01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0.861</w:t>
            </w:r>
          </w:p>
        </w:tc>
        <w:tc>
          <w:tcPr>
            <w:tcW w:w="1274" w:type="dxa"/>
          </w:tcPr>
          <w:p w14:paraId="4758AA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F88BDD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101</w:t>
            </w:r>
          </w:p>
        </w:tc>
      </w:tr>
      <w:tr w:rsidR="00543886" w:rsidRPr="00543886" w14:paraId="4E4D2F5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C0BB272" w14:textId="77777777" w:rsidR="00887E65" w:rsidRPr="00543886" w:rsidRDefault="00887E65" w:rsidP="00887E65">
            <w:pPr>
              <w:spacing w:line="240" w:lineRule="auto"/>
              <w:rPr>
                <w:rFonts w:cstheme="minorHAnsi"/>
                <w:szCs w:val="20"/>
              </w:rPr>
            </w:pPr>
          </w:p>
        </w:tc>
        <w:tc>
          <w:tcPr>
            <w:tcW w:w="1274" w:type="dxa"/>
          </w:tcPr>
          <w:p w14:paraId="37C96A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94</w:t>
            </w:r>
          </w:p>
        </w:tc>
        <w:tc>
          <w:tcPr>
            <w:tcW w:w="1274" w:type="dxa"/>
          </w:tcPr>
          <w:p w14:paraId="450A54D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81,673 </w:t>
            </w:r>
          </w:p>
        </w:tc>
        <w:tc>
          <w:tcPr>
            <w:tcW w:w="1274" w:type="dxa"/>
          </w:tcPr>
          <w:p w14:paraId="38662C0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736 </w:t>
            </w:r>
          </w:p>
        </w:tc>
        <w:tc>
          <w:tcPr>
            <w:tcW w:w="1274" w:type="dxa"/>
          </w:tcPr>
          <w:p w14:paraId="42B3D38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0.545</w:t>
            </w:r>
          </w:p>
        </w:tc>
        <w:tc>
          <w:tcPr>
            <w:tcW w:w="1274" w:type="dxa"/>
          </w:tcPr>
          <w:p w14:paraId="07C774E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251</w:t>
            </w:r>
          </w:p>
        </w:tc>
        <w:tc>
          <w:tcPr>
            <w:tcW w:w="1275" w:type="dxa"/>
          </w:tcPr>
          <w:p w14:paraId="09DBBF7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52C992FA"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21EFBA6" w14:textId="77777777" w:rsidR="00887E65" w:rsidRPr="00543886" w:rsidRDefault="00887E65" w:rsidP="00887E65">
            <w:pPr>
              <w:spacing w:line="240" w:lineRule="auto"/>
              <w:rPr>
                <w:rFonts w:cstheme="minorHAnsi"/>
                <w:szCs w:val="20"/>
              </w:rPr>
            </w:pPr>
          </w:p>
        </w:tc>
        <w:tc>
          <w:tcPr>
            <w:tcW w:w="1274" w:type="dxa"/>
          </w:tcPr>
          <w:p w14:paraId="79A8C24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95</w:t>
            </w:r>
          </w:p>
        </w:tc>
        <w:tc>
          <w:tcPr>
            <w:tcW w:w="1274" w:type="dxa"/>
          </w:tcPr>
          <w:p w14:paraId="5A3125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110,849 </w:t>
            </w:r>
          </w:p>
        </w:tc>
        <w:tc>
          <w:tcPr>
            <w:tcW w:w="1274" w:type="dxa"/>
          </w:tcPr>
          <w:p w14:paraId="2A6E55A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2,809 </w:t>
            </w:r>
          </w:p>
        </w:tc>
        <w:tc>
          <w:tcPr>
            <w:tcW w:w="1274" w:type="dxa"/>
          </w:tcPr>
          <w:p w14:paraId="65D9906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0.962</w:t>
            </w:r>
          </w:p>
        </w:tc>
        <w:tc>
          <w:tcPr>
            <w:tcW w:w="1274" w:type="dxa"/>
          </w:tcPr>
          <w:p w14:paraId="6684E4D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34B821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109</w:t>
            </w:r>
          </w:p>
        </w:tc>
      </w:tr>
      <w:tr w:rsidR="00543886" w:rsidRPr="00543886" w14:paraId="2C1B961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A1861A1" w14:textId="77777777" w:rsidR="00887E65" w:rsidRPr="00543886" w:rsidRDefault="00887E65" w:rsidP="00887E65">
            <w:pPr>
              <w:spacing w:line="240" w:lineRule="auto"/>
              <w:rPr>
                <w:rFonts w:cstheme="minorHAnsi"/>
                <w:szCs w:val="20"/>
              </w:rPr>
            </w:pPr>
          </w:p>
        </w:tc>
        <w:tc>
          <w:tcPr>
            <w:tcW w:w="1274" w:type="dxa"/>
          </w:tcPr>
          <w:p w14:paraId="34662B0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4" w:type="dxa"/>
          </w:tcPr>
          <w:p w14:paraId="4E8DF86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91,993 </w:t>
            </w:r>
          </w:p>
        </w:tc>
        <w:tc>
          <w:tcPr>
            <w:tcW w:w="1274" w:type="dxa"/>
          </w:tcPr>
          <w:p w14:paraId="377F2BC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3,040 </w:t>
            </w:r>
          </w:p>
        </w:tc>
        <w:tc>
          <w:tcPr>
            <w:tcW w:w="1274" w:type="dxa"/>
          </w:tcPr>
          <w:p w14:paraId="24BE8E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0.745</w:t>
            </w:r>
          </w:p>
        </w:tc>
        <w:tc>
          <w:tcPr>
            <w:tcW w:w="1274" w:type="dxa"/>
          </w:tcPr>
          <w:p w14:paraId="3D804D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E34011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4A5E8E1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95ADBFC" w14:textId="77777777" w:rsidR="00887E65" w:rsidRPr="00543886" w:rsidRDefault="00887E65" w:rsidP="00887E65">
            <w:pPr>
              <w:spacing w:line="240" w:lineRule="auto"/>
              <w:rPr>
                <w:rFonts w:cstheme="minorHAnsi"/>
                <w:szCs w:val="20"/>
              </w:rPr>
            </w:pPr>
          </w:p>
        </w:tc>
        <w:tc>
          <w:tcPr>
            <w:tcW w:w="1274" w:type="dxa"/>
          </w:tcPr>
          <w:p w14:paraId="6DB6194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103</w:t>
            </w:r>
          </w:p>
        </w:tc>
        <w:tc>
          <w:tcPr>
            <w:tcW w:w="1274" w:type="dxa"/>
          </w:tcPr>
          <w:p w14:paraId="7DF4A4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98,512 </w:t>
            </w:r>
          </w:p>
        </w:tc>
        <w:tc>
          <w:tcPr>
            <w:tcW w:w="1274" w:type="dxa"/>
          </w:tcPr>
          <w:p w14:paraId="2D5C03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1,003 </w:t>
            </w:r>
          </w:p>
        </w:tc>
        <w:tc>
          <w:tcPr>
            <w:tcW w:w="1274" w:type="dxa"/>
          </w:tcPr>
          <w:p w14:paraId="3E016DC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0.978</w:t>
            </w:r>
          </w:p>
        </w:tc>
        <w:tc>
          <w:tcPr>
            <w:tcW w:w="1274" w:type="dxa"/>
          </w:tcPr>
          <w:p w14:paraId="57DD23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599BD59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78</w:t>
            </w:r>
          </w:p>
        </w:tc>
      </w:tr>
      <w:tr w:rsidR="00543886" w:rsidRPr="00543886" w14:paraId="6B576C1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87E396A" w14:textId="77777777" w:rsidR="00887E65" w:rsidRPr="00543886" w:rsidRDefault="00887E65" w:rsidP="00887E65">
            <w:pPr>
              <w:spacing w:line="240" w:lineRule="auto"/>
              <w:rPr>
                <w:rFonts w:cstheme="minorHAnsi"/>
                <w:szCs w:val="20"/>
              </w:rPr>
            </w:pPr>
          </w:p>
        </w:tc>
        <w:tc>
          <w:tcPr>
            <w:tcW w:w="1274" w:type="dxa"/>
          </w:tcPr>
          <w:p w14:paraId="0D6D534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104</w:t>
            </w:r>
          </w:p>
        </w:tc>
        <w:tc>
          <w:tcPr>
            <w:tcW w:w="1274" w:type="dxa"/>
          </w:tcPr>
          <w:p w14:paraId="362188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19,583 </w:t>
            </w:r>
          </w:p>
        </w:tc>
        <w:tc>
          <w:tcPr>
            <w:tcW w:w="1274" w:type="dxa"/>
          </w:tcPr>
          <w:p w14:paraId="3F8C629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3,240 </w:t>
            </w:r>
          </w:p>
        </w:tc>
        <w:tc>
          <w:tcPr>
            <w:tcW w:w="1274" w:type="dxa"/>
          </w:tcPr>
          <w:p w14:paraId="07AF590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0.974</w:t>
            </w:r>
          </w:p>
        </w:tc>
        <w:tc>
          <w:tcPr>
            <w:tcW w:w="1274" w:type="dxa"/>
          </w:tcPr>
          <w:p w14:paraId="6CF74C6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c>
          <w:tcPr>
            <w:tcW w:w="1275" w:type="dxa"/>
          </w:tcPr>
          <w:p w14:paraId="663A72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w:t>
            </w:r>
          </w:p>
        </w:tc>
      </w:tr>
      <w:tr w:rsidR="00543886" w:rsidRPr="00543886" w14:paraId="667D7E3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3D9F26A" w14:textId="77777777" w:rsidR="00887E65" w:rsidRPr="00543886" w:rsidRDefault="00887E65" w:rsidP="00887E65">
            <w:pPr>
              <w:spacing w:line="240" w:lineRule="auto"/>
              <w:rPr>
                <w:rFonts w:cstheme="minorHAnsi"/>
                <w:szCs w:val="20"/>
              </w:rPr>
            </w:pPr>
          </w:p>
        </w:tc>
        <w:tc>
          <w:tcPr>
            <w:tcW w:w="1274" w:type="dxa"/>
          </w:tcPr>
          <w:p w14:paraId="2B359A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105</w:t>
            </w:r>
          </w:p>
        </w:tc>
        <w:tc>
          <w:tcPr>
            <w:tcW w:w="1274" w:type="dxa"/>
          </w:tcPr>
          <w:p w14:paraId="426F8AB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21,350 </w:t>
            </w:r>
          </w:p>
        </w:tc>
        <w:tc>
          <w:tcPr>
            <w:tcW w:w="1274" w:type="dxa"/>
          </w:tcPr>
          <w:p w14:paraId="4C28AF3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506 </w:t>
            </w:r>
          </w:p>
        </w:tc>
        <w:tc>
          <w:tcPr>
            <w:tcW w:w="1274" w:type="dxa"/>
          </w:tcPr>
          <w:p w14:paraId="4FD7E2E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0.941</w:t>
            </w:r>
          </w:p>
        </w:tc>
        <w:tc>
          <w:tcPr>
            <w:tcW w:w="1274" w:type="dxa"/>
          </w:tcPr>
          <w:p w14:paraId="2828515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DC480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305</w:t>
            </w:r>
          </w:p>
        </w:tc>
      </w:tr>
      <w:tr w:rsidR="00543886" w:rsidRPr="00543886" w14:paraId="2F521B7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7603602" w14:textId="6471EF8B" w:rsidR="00887E65" w:rsidRPr="00543886" w:rsidRDefault="00660DBF" w:rsidP="00887E65">
            <w:pPr>
              <w:spacing w:line="240" w:lineRule="auto"/>
              <w:rPr>
                <w:rFonts w:cstheme="minorHAnsi"/>
                <w:szCs w:val="20"/>
              </w:rPr>
            </w:pPr>
            <w:r>
              <w:rPr>
                <w:rFonts w:cstheme="minorHAnsi"/>
                <w:szCs w:val="20"/>
              </w:rPr>
              <w:t>Boreal Shield B</w:t>
            </w:r>
          </w:p>
        </w:tc>
        <w:tc>
          <w:tcPr>
            <w:tcW w:w="1274" w:type="dxa"/>
          </w:tcPr>
          <w:p w14:paraId="4104DA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108</w:t>
            </w:r>
          </w:p>
        </w:tc>
        <w:tc>
          <w:tcPr>
            <w:tcW w:w="1274" w:type="dxa"/>
          </w:tcPr>
          <w:p w14:paraId="72489A2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16,027 </w:t>
            </w:r>
          </w:p>
        </w:tc>
        <w:tc>
          <w:tcPr>
            <w:tcW w:w="1274" w:type="dxa"/>
          </w:tcPr>
          <w:p w14:paraId="664E3F3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111 </w:t>
            </w:r>
          </w:p>
        </w:tc>
        <w:tc>
          <w:tcPr>
            <w:tcW w:w="1274" w:type="dxa"/>
          </w:tcPr>
          <w:p w14:paraId="62DC807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0.916</w:t>
            </w:r>
          </w:p>
        </w:tc>
        <w:tc>
          <w:tcPr>
            <w:tcW w:w="1274" w:type="dxa"/>
          </w:tcPr>
          <w:p w14:paraId="403A353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c>
          <w:tcPr>
            <w:tcW w:w="1275" w:type="dxa"/>
          </w:tcPr>
          <w:p w14:paraId="141972B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1CF5A7B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F36C6E" w14:textId="4586EA15" w:rsidR="00887E65" w:rsidRPr="00543886" w:rsidRDefault="00887E65" w:rsidP="00887E65">
            <w:pPr>
              <w:spacing w:line="240" w:lineRule="auto"/>
              <w:rPr>
                <w:rFonts w:cstheme="minorHAnsi"/>
                <w:szCs w:val="20"/>
              </w:rPr>
            </w:pPr>
            <w:r w:rsidRPr="00543886">
              <w:rPr>
                <w:rFonts w:cstheme="minorHAnsi"/>
                <w:szCs w:val="20"/>
              </w:rPr>
              <w:t>Boreal Plains</w:t>
            </w:r>
          </w:p>
        </w:tc>
        <w:tc>
          <w:tcPr>
            <w:tcW w:w="1274" w:type="dxa"/>
          </w:tcPr>
          <w:p w14:paraId="4493A28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136</w:t>
            </w:r>
          </w:p>
        </w:tc>
        <w:tc>
          <w:tcPr>
            <w:tcW w:w="1274" w:type="dxa"/>
          </w:tcPr>
          <w:p w14:paraId="6ECE3A7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51,068 </w:t>
            </w:r>
          </w:p>
        </w:tc>
        <w:tc>
          <w:tcPr>
            <w:tcW w:w="1274" w:type="dxa"/>
          </w:tcPr>
          <w:p w14:paraId="78A55D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10,745 </w:t>
            </w:r>
          </w:p>
        </w:tc>
        <w:tc>
          <w:tcPr>
            <w:tcW w:w="1274" w:type="dxa"/>
          </w:tcPr>
          <w:p w14:paraId="7AF4EDC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0.914</w:t>
            </w:r>
          </w:p>
        </w:tc>
        <w:tc>
          <w:tcPr>
            <w:tcW w:w="1274" w:type="dxa"/>
          </w:tcPr>
          <w:p w14:paraId="2151CD9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31</w:t>
            </w:r>
          </w:p>
        </w:tc>
        <w:tc>
          <w:tcPr>
            <w:tcW w:w="1275" w:type="dxa"/>
          </w:tcPr>
          <w:p w14:paraId="5A4826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49</w:t>
            </w:r>
          </w:p>
        </w:tc>
      </w:tr>
      <w:tr w:rsidR="00543886" w:rsidRPr="00543886" w14:paraId="0B3A271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72EF138" w14:textId="71AC15DB" w:rsidR="00887E65" w:rsidRPr="00543886" w:rsidRDefault="00887E65" w:rsidP="00887E65">
            <w:pPr>
              <w:spacing w:line="240" w:lineRule="auto"/>
              <w:rPr>
                <w:rFonts w:cstheme="minorHAnsi"/>
                <w:szCs w:val="20"/>
              </w:rPr>
            </w:pPr>
            <w:r w:rsidRPr="00543886">
              <w:rPr>
                <w:rFonts w:cstheme="minorHAnsi"/>
                <w:szCs w:val="20"/>
              </w:rPr>
              <w:t>Taiga Cordillera</w:t>
            </w:r>
          </w:p>
        </w:tc>
        <w:tc>
          <w:tcPr>
            <w:tcW w:w="1274" w:type="dxa"/>
          </w:tcPr>
          <w:p w14:paraId="7EE8A27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165</w:t>
            </w:r>
          </w:p>
        </w:tc>
        <w:tc>
          <w:tcPr>
            <w:tcW w:w="1274" w:type="dxa"/>
          </w:tcPr>
          <w:p w14:paraId="3DAEC1F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26,826 </w:t>
            </w:r>
          </w:p>
        </w:tc>
        <w:tc>
          <w:tcPr>
            <w:tcW w:w="1274" w:type="dxa"/>
          </w:tcPr>
          <w:p w14:paraId="74542D3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5,976 </w:t>
            </w:r>
          </w:p>
        </w:tc>
        <w:tc>
          <w:tcPr>
            <w:tcW w:w="1274" w:type="dxa"/>
          </w:tcPr>
          <w:p w14:paraId="5C57AD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0.993</w:t>
            </w:r>
          </w:p>
        </w:tc>
        <w:tc>
          <w:tcPr>
            <w:tcW w:w="1274" w:type="dxa"/>
          </w:tcPr>
          <w:p w14:paraId="2A9FB1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151</w:t>
            </w:r>
          </w:p>
        </w:tc>
        <w:tc>
          <w:tcPr>
            <w:tcW w:w="1275" w:type="dxa"/>
          </w:tcPr>
          <w:p w14:paraId="4B72B94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223</w:t>
            </w:r>
          </w:p>
        </w:tc>
      </w:tr>
      <w:tr w:rsidR="00543886" w:rsidRPr="00543886" w14:paraId="095060C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0FB7354" w14:textId="77777777" w:rsidR="00887E65" w:rsidRPr="00543886" w:rsidRDefault="00887E65" w:rsidP="00887E65">
            <w:pPr>
              <w:spacing w:line="240" w:lineRule="auto"/>
              <w:rPr>
                <w:rFonts w:cstheme="minorHAnsi"/>
                <w:szCs w:val="20"/>
              </w:rPr>
            </w:pPr>
          </w:p>
        </w:tc>
        <w:tc>
          <w:tcPr>
            <w:tcW w:w="1274" w:type="dxa"/>
          </w:tcPr>
          <w:p w14:paraId="598437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166</w:t>
            </w:r>
          </w:p>
        </w:tc>
        <w:tc>
          <w:tcPr>
            <w:tcW w:w="1274" w:type="dxa"/>
          </w:tcPr>
          <w:p w14:paraId="4057EF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14,651 </w:t>
            </w:r>
          </w:p>
        </w:tc>
        <w:tc>
          <w:tcPr>
            <w:tcW w:w="1274" w:type="dxa"/>
          </w:tcPr>
          <w:p w14:paraId="0880D9E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4,236 </w:t>
            </w:r>
          </w:p>
        </w:tc>
        <w:tc>
          <w:tcPr>
            <w:tcW w:w="1274" w:type="dxa"/>
          </w:tcPr>
          <w:p w14:paraId="5233A9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22EE7A7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w:t>
            </w:r>
          </w:p>
        </w:tc>
        <w:tc>
          <w:tcPr>
            <w:tcW w:w="1275" w:type="dxa"/>
          </w:tcPr>
          <w:p w14:paraId="31DD13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160</w:t>
            </w:r>
          </w:p>
        </w:tc>
      </w:tr>
      <w:tr w:rsidR="00543886" w:rsidRPr="00543886" w14:paraId="1279201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B9C8090" w14:textId="77777777" w:rsidR="00887E65" w:rsidRPr="00543886" w:rsidRDefault="00887E65" w:rsidP="00887E65">
            <w:pPr>
              <w:spacing w:line="240" w:lineRule="auto"/>
              <w:rPr>
                <w:rFonts w:cstheme="minorHAnsi"/>
                <w:szCs w:val="20"/>
              </w:rPr>
            </w:pPr>
          </w:p>
        </w:tc>
        <w:tc>
          <w:tcPr>
            <w:tcW w:w="1274" w:type="dxa"/>
          </w:tcPr>
          <w:p w14:paraId="6DFCF3D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168</w:t>
            </w:r>
          </w:p>
        </w:tc>
        <w:tc>
          <w:tcPr>
            <w:tcW w:w="1274" w:type="dxa"/>
          </w:tcPr>
          <w:p w14:paraId="1C23961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39,452 </w:t>
            </w:r>
          </w:p>
        </w:tc>
        <w:tc>
          <w:tcPr>
            <w:tcW w:w="1274" w:type="dxa"/>
          </w:tcPr>
          <w:p w14:paraId="1C41A42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3,388 </w:t>
            </w:r>
          </w:p>
        </w:tc>
        <w:tc>
          <w:tcPr>
            <w:tcW w:w="1274" w:type="dxa"/>
          </w:tcPr>
          <w:p w14:paraId="1D42738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0.990</w:t>
            </w:r>
          </w:p>
        </w:tc>
        <w:tc>
          <w:tcPr>
            <w:tcW w:w="1274" w:type="dxa"/>
          </w:tcPr>
          <w:p w14:paraId="195717A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3D34179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w:t>
            </w:r>
          </w:p>
        </w:tc>
      </w:tr>
      <w:tr w:rsidR="00543886" w:rsidRPr="00543886" w14:paraId="023A737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BD018D2" w14:textId="77777777" w:rsidR="00887E65" w:rsidRPr="00543886" w:rsidRDefault="00887E65" w:rsidP="00887E65">
            <w:pPr>
              <w:spacing w:line="240" w:lineRule="auto"/>
              <w:rPr>
                <w:rFonts w:cstheme="minorHAnsi"/>
                <w:szCs w:val="20"/>
              </w:rPr>
            </w:pPr>
          </w:p>
        </w:tc>
        <w:tc>
          <w:tcPr>
            <w:tcW w:w="1274" w:type="dxa"/>
          </w:tcPr>
          <w:p w14:paraId="095518A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170</w:t>
            </w:r>
          </w:p>
        </w:tc>
        <w:tc>
          <w:tcPr>
            <w:tcW w:w="1274" w:type="dxa"/>
          </w:tcPr>
          <w:p w14:paraId="20A00C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87,067 </w:t>
            </w:r>
          </w:p>
        </w:tc>
        <w:tc>
          <w:tcPr>
            <w:tcW w:w="1274" w:type="dxa"/>
          </w:tcPr>
          <w:p w14:paraId="370F1C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529 </w:t>
            </w:r>
          </w:p>
        </w:tc>
        <w:tc>
          <w:tcPr>
            <w:tcW w:w="1274" w:type="dxa"/>
          </w:tcPr>
          <w:p w14:paraId="59C7FD9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0.996</w:t>
            </w:r>
          </w:p>
        </w:tc>
        <w:tc>
          <w:tcPr>
            <w:tcW w:w="1274" w:type="dxa"/>
          </w:tcPr>
          <w:p w14:paraId="6858103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573456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433</w:t>
            </w:r>
          </w:p>
        </w:tc>
      </w:tr>
      <w:tr w:rsidR="00543886" w:rsidRPr="00543886" w14:paraId="3C67104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76B3C33" w14:textId="77777777" w:rsidR="00887E65" w:rsidRPr="00543886" w:rsidRDefault="00887E65" w:rsidP="00887E65">
            <w:pPr>
              <w:spacing w:line="240" w:lineRule="auto"/>
              <w:rPr>
                <w:rFonts w:cstheme="minorHAnsi"/>
                <w:szCs w:val="20"/>
              </w:rPr>
            </w:pPr>
          </w:p>
        </w:tc>
        <w:tc>
          <w:tcPr>
            <w:tcW w:w="1274" w:type="dxa"/>
          </w:tcPr>
          <w:p w14:paraId="07F11F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171</w:t>
            </w:r>
          </w:p>
        </w:tc>
        <w:tc>
          <w:tcPr>
            <w:tcW w:w="1274" w:type="dxa"/>
          </w:tcPr>
          <w:p w14:paraId="4863EA0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72,426 </w:t>
            </w:r>
          </w:p>
        </w:tc>
        <w:tc>
          <w:tcPr>
            <w:tcW w:w="1274" w:type="dxa"/>
          </w:tcPr>
          <w:p w14:paraId="3C15B0D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2,348 </w:t>
            </w:r>
          </w:p>
        </w:tc>
        <w:tc>
          <w:tcPr>
            <w:tcW w:w="1274" w:type="dxa"/>
          </w:tcPr>
          <w:p w14:paraId="272EC91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0.986</w:t>
            </w:r>
          </w:p>
        </w:tc>
        <w:tc>
          <w:tcPr>
            <w:tcW w:w="1274" w:type="dxa"/>
          </w:tcPr>
          <w:p w14:paraId="48E5DAD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130</w:t>
            </w:r>
          </w:p>
        </w:tc>
        <w:tc>
          <w:tcPr>
            <w:tcW w:w="1275" w:type="dxa"/>
          </w:tcPr>
          <w:p w14:paraId="35092F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320</w:t>
            </w:r>
          </w:p>
        </w:tc>
      </w:tr>
      <w:tr w:rsidR="00543886" w:rsidRPr="00543886" w14:paraId="2DE9BEA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8E8660F" w14:textId="0F908602" w:rsidR="00887E65" w:rsidRPr="00543886" w:rsidRDefault="00887E65" w:rsidP="00887E65">
            <w:pPr>
              <w:spacing w:line="240" w:lineRule="auto"/>
              <w:rPr>
                <w:rFonts w:cstheme="minorHAnsi"/>
                <w:szCs w:val="20"/>
              </w:rPr>
            </w:pPr>
            <w:r w:rsidRPr="00543886">
              <w:rPr>
                <w:rFonts w:cstheme="minorHAnsi"/>
                <w:szCs w:val="20"/>
              </w:rPr>
              <w:t>Boreal Cordillera</w:t>
            </w:r>
          </w:p>
        </w:tc>
        <w:tc>
          <w:tcPr>
            <w:tcW w:w="1274" w:type="dxa"/>
          </w:tcPr>
          <w:p w14:paraId="66A027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172</w:t>
            </w:r>
          </w:p>
        </w:tc>
        <w:tc>
          <w:tcPr>
            <w:tcW w:w="1274" w:type="dxa"/>
          </w:tcPr>
          <w:p w14:paraId="2912F36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38,746 </w:t>
            </w:r>
          </w:p>
        </w:tc>
        <w:tc>
          <w:tcPr>
            <w:tcW w:w="1274" w:type="dxa"/>
          </w:tcPr>
          <w:p w14:paraId="571171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3,057 </w:t>
            </w:r>
          </w:p>
        </w:tc>
        <w:tc>
          <w:tcPr>
            <w:tcW w:w="1274" w:type="dxa"/>
          </w:tcPr>
          <w:p w14:paraId="534A203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0.919</w:t>
            </w:r>
          </w:p>
        </w:tc>
        <w:tc>
          <w:tcPr>
            <w:tcW w:w="1274" w:type="dxa"/>
          </w:tcPr>
          <w:p w14:paraId="5DC3FF7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432CEF6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r>
      <w:tr w:rsidR="00543886" w:rsidRPr="00543886" w14:paraId="08CC6DD5"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42E965" w14:textId="77777777" w:rsidR="00887E65" w:rsidRPr="00543886" w:rsidRDefault="00887E65" w:rsidP="00887E65">
            <w:pPr>
              <w:spacing w:line="240" w:lineRule="auto"/>
              <w:rPr>
                <w:rFonts w:cstheme="minorHAnsi"/>
                <w:szCs w:val="20"/>
              </w:rPr>
            </w:pPr>
          </w:p>
        </w:tc>
        <w:tc>
          <w:tcPr>
            <w:tcW w:w="1274" w:type="dxa"/>
          </w:tcPr>
          <w:p w14:paraId="5100CF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175</w:t>
            </w:r>
          </w:p>
        </w:tc>
        <w:tc>
          <w:tcPr>
            <w:tcW w:w="1274" w:type="dxa"/>
          </w:tcPr>
          <w:p w14:paraId="272F40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26,986 </w:t>
            </w:r>
          </w:p>
        </w:tc>
        <w:tc>
          <w:tcPr>
            <w:tcW w:w="1274" w:type="dxa"/>
          </w:tcPr>
          <w:p w14:paraId="5AC1FF3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1,985 </w:t>
            </w:r>
          </w:p>
        </w:tc>
        <w:tc>
          <w:tcPr>
            <w:tcW w:w="1274" w:type="dxa"/>
          </w:tcPr>
          <w:p w14:paraId="5F67F05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0.939</w:t>
            </w:r>
          </w:p>
        </w:tc>
        <w:tc>
          <w:tcPr>
            <w:tcW w:w="1274" w:type="dxa"/>
          </w:tcPr>
          <w:p w14:paraId="317CF96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278A1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81</w:t>
            </w:r>
          </w:p>
        </w:tc>
      </w:tr>
      <w:tr w:rsidR="00543886" w:rsidRPr="00543886" w14:paraId="6B3E827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59E2B1E" w14:textId="77777777" w:rsidR="00887E65" w:rsidRPr="00543886" w:rsidRDefault="00887E65" w:rsidP="00887E65">
            <w:pPr>
              <w:spacing w:line="240" w:lineRule="auto"/>
              <w:rPr>
                <w:rFonts w:cstheme="minorHAnsi"/>
                <w:szCs w:val="20"/>
              </w:rPr>
            </w:pPr>
          </w:p>
        </w:tc>
        <w:tc>
          <w:tcPr>
            <w:tcW w:w="1274" w:type="dxa"/>
          </w:tcPr>
          <w:p w14:paraId="3FE8F4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176</w:t>
            </w:r>
          </w:p>
        </w:tc>
        <w:tc>
          <w:tcPr>
            <w:tcW w:w="1274" w:type="dxa"/>
          </w:tcPr>
          <w:p w14:paraId="66EDC56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57,428 </w:t>
            </w:r>
          </w:p>
        </w:tc>
        <w:tc>
          <w:tcPr>
            <w:tcW w:w="1274" w:type="dxa"/>
          </w:tcPr>
          <w:p w14:paraId="4ABB286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2,401 </w:t>
            </w:r>
          </w:p>
        </w:tc>
        <w:tc>
          <w:tcPr>
            <w:tcW w:w="1274" w:type="dxa"/>
          </w:tcPr>
          <w:p w14:paraId="090A00C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0.944</w:t>
            </w:r>
          </w:p>
        </w:tc>
        <w:tc>
          <w:tcPr>
            <w:tcW w:w="1274" w:type="dxa"/>
          </w:tcPr>
          <w:p w14:paraId="5FCC10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5" w:type="dxa"/>
          </w:tcPr>
          <w:p w14:paraId="32A7D26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153</w:t>
            </w:r>
          </w:p>
        </w:tc>
      </w:tr>
      <w:tr w:rsidR="00543886" w:rsidRPr="00543886" w14:paraId="2F0F5B1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81F1386" w14:textId="77777777" w:rsidR="00887E65" w:rsidRPr="00543886" w:rsidRDefault="00887E65" w:rsidP="00887E65">
            <w:pPr>
              <w:spacing w:line="240" w:lineRule="auto"/>
              <w:rPr>
                <w:rFonts w:cstheme="minorHAnsi"/>
                <w:szCs w:val="20"/>
              </w:rPr>
            </w:pPr>
          </w:p>
        </w:tc>
        <w:tc>
          <w:tcPr>
            <w:tcW w:w="1274" w:type="dxa"/>
          </w:tcPr>
          <w:p w14:paraId="3B3CD9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177</w:t>
            </w:r>
          </w:p>
        </w:tc>
        <w:tc>
          <w:tcPr>
            <w:tcW w:w="1274" w:type="dxa"/>
          </w:tcPr>
          <w:p w14:paraId="287ED97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35,868 </w:t>
            </w:r>
          </w:p>
        </w:tc>
        <w:tc>
          <w:tcPr>
            <w:tcW w:w="1274" w:type="dxa"/>
          </w:tcPr>
          <w:p w14:paraId="256A60F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3,100 </w:t>
            </w:r>
          </w:p>
        </w:tc>
        <w:tc>
          <w:tcPr>
            <w:tcW w:w="1274" w:type="dxa"/>
          </w:tcPr>
          <w:p w14:paraId="7D167AF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0.924</w:t>
            </w:r>
          </w:p>
        </w:tc>
        <w:tc>
          <w:tcPr>
            <w:tcW w:w="1274" w:type="dxa"/>
          </w:tcPr>
          <w:p w14:paraId="6277EEA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37</w:t>
            </w:r>
          </w:p>
        </w:tc>
        <w:tc>
          <w:tcPr>
            <w:tcW w:w="1275" w:type="dxa"/>
          </w:tcPr>
          <w:p w14:paraId="2E0C75C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61</w:t>
            </w:r>
          </w:p>
        </w:tc>
      </w:tr>
      <w:tr w:rsidR="00543886" w:rsidRPr="00543886" w14:paraId="79020894"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2553BE" w14:textId="77777777" w:rsidR="00887E65" w:rsidRPr="00543886" w:rsidRDefault="00887E65" w:rsidP="00887E65">
            <w:pPr>
              <w:spacing w:line="240" w:lineRule="auto"/>
              <w:rPr>
                <w:rFonts w:cstheme="minorHAnsi"/>
                <w:szCs w:val="20"/>
              </w:rPr>
            </w:pPr>
          </w:p>
        </w:tc>
        <w:tc>
          <w:tcPr>
            <w:tcW w:w="1274" w:type="dxa"/>
          </w:tcPr>
          <w:p w14:paraId="620AA58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178</w:t>
            </w:r>
          </w:p>
        </w:tc>
        <w:tc>
          <w:tcPr>
            <w:tcW w:w="1274" w:type="dxa"/>
          </w:tcPr>
          <w:p w14:paraId="4D7DB9B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35,526 </w:t>
            </w:r>
          </w:p>
        </w:tc>
        <w:tc>
          <w:tcPr>
            <w:tcW w:w="1274" w:type="dxa"/>
          </w:tcPr>
          <w:p w14:paraId="6B4A4A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614 </w:t>
            </w:r>
          </w:p>
        </w:tc>
        <w:tc>
          <w:tcPr>
            <w:tcW w:w="1274" w:type="dxa"/>
          </w:tcPr>
          <w:p w14:paraId="1C14BE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0.969</w:t>
            </w:r>
          </w:p>
        </w:tc>
        <w:tc>
          <w:tcPr>
            <w:tcW w:w="1274" w:type="dxa"/>
          </w:tcPr>
          <w:p w14:paraId="62ECCFB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166</w:t>
            </w:r>
          </w:p>
        </w:tc>
        <w:tc>
          <w:tcPr>
            <w:tcW w:w="1275" w:type="dxa"/>
          </w:tcPr>
          <w:p w14:paraId="31E9FFA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352</w:t>
            </w:r>
          </w:p>
        </w:tc>
      </w:tr>
      <w:tr w:rsidR="00543886" w:rsidRPr="00543886" w14:paraId="3FC9E26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E0FFE37" w14:textId="77777777" w:rsidR="00887E65" w:rsidRPr="00543886" w:rsidRDefault="00887E65" w:rsidP="00887E65">
            <w:pPr>
              <w:spacing w:line="240" w:lineRule="auto"/>
              <w:rPr>
                <w:rFonts w:cstheme="minorHAnsi"/>
                <w:szCs w:val="20"/>
              </w:rPr>
            </w:pPr>
          </w:p>
        </w:tc>
        <w:tc>
          <w:tcPr>
            <w:tcW w:w="1274" w:type="dxa"/>
          </w:tcPr>
          <w:p w14:paraId="269865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179</w:t>
            </w:r>
          </w:p>
        </w:tc>
        <w:tc>
          <w:tcPr>
            <w:tcW w:w="1274" w:type="dxa"/>
          </w:tcPr>
          <w:p w14:paraId="3F8A84F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24,845 </w:t>
            </w:r>
          </w:p>
        </w:tc>
        <w:tc>
          <w:tcPr>
            <w:tcW w:w="1274" w:type="dxa"/>
          </w:tcPr>
          <w:p w14:paraId="401CECF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1,723 </w:t>
            </w:r>
          </w:p>
        </w:tc>
        <w:tc>
          <w:tcPr>
            <w:tcW w:w="1274" w:type="dxa"/>
          </w:tcPr>
          <w:p w14:paraId="30BAF69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0F9340F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F31425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127</w:t>
            </w:r>
          </w:p>
        </w:tc>
      </w:tr>
      <w:tr w:rsidR="00543886" w:rsidRPr="00543886" w14:paraId="3275FA5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F00A154" w14:textId="77777777" w:rsidR="00887E65" w:rsidRPr="00543886" w:rsidRDefault="00887E65" w:rsidP="00887E65">
            <w:pPr>
              <w:spacing w:line="240" w:lineRule="auto"/>
              <w:rPr>
                <w:rFonts w:cstheme="minorHAnsi"/>
                <w:szCs w:val="20"/>
              </w:rPr>
            </w:pPr>
          </w:p>
        </w:tc>
        <w:tc>
          <w:tcPr>
            <w:tcW w:w="1274" w:type="dxa"/>
          </w:tcPr>
          <w:p w14:paraId="1639E7A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180</w:t>
            </w:r>
          </w:p>
        </w:tc>
        <w:tc>
          <w:tcPr>
            <w:tcW w:w="1274" w:type="dxa"/>
          </w:tcPr>
          <w:p w14:paraId="4679178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105,582 </w:t>
            </w:r>
          </w:p>
        </w:tc>
        <w:tc>
          <w:tcPr>
            <w:tcW w:w="1274" w:type="dxa"/>
          </w:tcPr>
          <w:p w14:paraId="2E89A8A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569 </w:t>
            </w:r>
          </w:p>
        </w:tc>
        <w:tc>
          <w:tcPr>
            <w:tcW w:w="1274" w:type="dxa"/>
          </w:tcPr>
          <w:p w14:paraId="721726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0.968</w:t>
            </w:r>
          </w:p>
        </w:tc>
        <w:tc>
          <w:tcPr>
            <w:tcW w:w="1274" w:type="dxa"/>
          </w:tcPr>
          <w:p w14:paraId="7D3EC2F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BC9A96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420</w:t>
            </w:r>
          </w:p>
        </w:tc>
      </w:tr>
      <w:tr w:rsidR="00543886" w:rsidRPr="00543886" w14:paraId="538C9EA5"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311AE8C" w14:textId="77777777" w:rsidR="00887E65" w:rsidRPr="00543886" w:rsidRDefault="00887E65" w:rsidP="00887E65">
            <w:pPr>
              <w:spacing w:line="240" w:lineRule="auto"/>
              <w:rPr>
                <w:rFonts w:cstheme="minorHAnsi"/>
                <w:szCs w:val="20"/>
              </w:rPr>
            </w:pPr>
          </w:p>
        </w:tc>
        <w:tc>
          <w:tcPr>
            <w:tcW w:w="1274" w:type="dxa"/>
          </w:tcPr>
          <w:p w14:paraId="086233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181</w:t>
            </w:r>
          </w:p>
        </w:tc>
        <w:tc>
          <w:tcPr>
            <w:tcW w:w="1274" w:type="dxa"/>
          </w:tcPr>
          <w:p w14:paraId="3A711F9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34,466 </w:t>
            </w:r>
          </w:p>
        </w:tc>
        <w:tc>
          <w:tcPr>
            <w:tcW w:w="1274" w:type="dxa"/>
          </w:tcPr>
          <w:p w14:paraId="20D5C3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4,225 </w:t>
            </w:r>
          </w:p>
        </w:tc>
        <w:tc>
          <w:tcPr>
            <w:tcW w:w="1274" w:type="dxa"/>
          </w:tcPr>
          <w:p w14:paraId="43C9BC9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0.931</w:t>
            </w:r>
          </w:p>
        </w:tc>
        <w:tc>
          <w:tcPr>
            <w:tcW w:w="1274" w:type="dxa"/>
          </w:tcPr>
          <w:p w14:paraId="2D553C8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67</w:t>
            </w:r>
          </w:p>
        </w:tc>
        <w:tc>
          <w:tcPr>
            <w:tcW w:w="1275" w:type="dxa"/>
          </w:tcPr>
          <w:p w14:paraId="3A0100E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0335A68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4AEFC07" w14:textId="77777777" w:rsidR="00887E65" w:rsidRPr="00543886" w:rsidRDefault="00887E65" w:rsidP="00887E65">
            <w:pPr>
              <w:spacing w:line="240" w:lineRule="auto"/>
              <w:rPr>
                <w:rFonts w:cstheme="minorHAnsi"/>
                <w:szCs w:val="20"/>
              </w:rPr>
            </w:pPr>
          </w:p>
        </w:tc>
        <w:tc>
          <w:tcPr>
            <w:tcW w:w="1274" w:type="dxa"/>
          </w:tcPr>
          <w:p w14:paraId="58077B7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183</w:t>
            </w:r>
          </w:p>
        </w:tc>
        <w:tc>
          <w:tcPr>
            <w:tcW w:w="1274" w:type="dxa"/>
          </w:tcPr>
          <w:p w14:paraId="3217BBA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37,830 </w:t>
            </w:r>
          </w:p>
        </w:tc>
        <w:tc>
          <w:tcPr>
            <w:tcW w:w="1274" w:type="dxa"/>
          </w:tcPr>
          <w:p w14:paraId="5385C29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1,495 </w:t>
            </w:r>
          </w:p>
        </w:tc>
        <w:tc>
          <w:tcPr>
            <w:tcW w:w="1274" w:type="dxa"/>
          </w:tcPr>
          <w:p w14:paraId="4D86F00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0.958</w:t>
            </w:r>
          </w:p>
        </w:tc>
        <w:tc>
          <w:tcPr>
            <w:tcW w:w="1274" w:type="dxa"/>
          </w:tcPr>
          <w:p w14:paraId="4CB3EA5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31</w:t>
            </w:r>
          </w:p>
        </w:tc>
        <w:tc>
          <w:tcPr>
            <w:tcW w:w="1275" w:type="dxa"/>
          </w:tcPr>
          <w:p w14:paraId="2D32716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w:t>
            </w:r>
          </w:p>
        </w:tc>
      </w:tr>
      <w:tr w:rsidR="00543886" w:rsidRPr="00543886" w14:paraId="2D9751A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C418924" w14:textId="77777777" w:rsidR="00887E65" w:rsidRPr="00543886" w:rsidRDefault="00887E65" w:rsidP="00887E65">
            <w:pPr>
              <w:spacing w:line="240" w:lineRule="auto"/>
              <w:rPr>
                <w:rFonts w:cstheme="minorHAnsi"/>
                <w:szCs w:val="20"/>
              </w:rPr>
            </w:pPr>
            <w:r w:rsidRPr="00543886">
              <w:rPr>
                <w:rFonts w:cstheme="minorHAnsi"/>
                <w:szCs w:val="20"/>
              </w:rPr>
              <w:t>Montane Cordillera</w:t>
            </w:r>
          </w:p>
        </w:tc>
        <w:tc>
          <w:tcPr>
            <w:tcW w:w="1274" w:type="dxa"/>
          </w:tcPr>
          <w:p w14:paraId="3937019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199</w:t>
            </w:r>
          </w:p>
        </w:tc>
        <w:tc>
          <w:tcPr>
            <w:tcW w:w="1274" w:type="dxa"/>
          </w:tcPr>
          <w:p w14:paraId="0E451B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35,022 </w:t>
            </w:r>
          </w:p>
        </w:tc>
        <w:tc>
          <w:tcPr>
            <w:tcW w:w="1274" w:type="dxa"/>
          </w:tcPr>
          <w:p w14:paraId="0C2BC51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145 </w:t>
            </w:r>
          </w:p>
        </w:tc>
        <w:tc>
          <w:tcPr>
            <w:tcW w:w="1274" w:type="dxa"/>
          </w:tcPr>
          <w:p w14:paraId="06342D5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0.777</w:t>
            </w:r>
          </w:p>
        </w:tc>
        <w:tc>
          <w:tcPr>
            <w:tcW w:w="1274" w:type="dxa"/>
          </w:tcPr>
          <w:p w14:paraId="1ABC285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w:t>
            </w:r>
          </w:p>
        </w:tc>
        <w:tc>
          <w:tcPr>
            <w:tcW w:w="1275" w:type="dxa"/>
          </w:tcPr>
          <w:p w14:paraId="3F6555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59271DF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125837D" w14:textId="77777777" w:rsidR="00887E65" w:rsidRPr="00543886" w:rsidRDefault="00887E65" w:rsidP="00887E65">
            <w:pPr>
              <w:spacing w:line="240" w:lineRule="auto"/>
              <w:rPr>
                <w:rFonts w:cstheme="minorHAnsi"/>
                <w:szCs w:val="20"/>
              </w:rPr>
            </w:pPr>
          </w:p>
        </w:tc>
        <w:tc>
          <w:tcPr>
            <w:tcW w:w="1274" w:type="dxa"/>
          </w:tcPr>
          <w:p w14:paraId="37320E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200</w:t>
            </w:r>
          </w:p>
        </w:tc>
        <w:tc>
          <w:tcPr>
            <w:tcW w:w="1274" w:type="dxa"/>
          </w:tcPr>
          <w:p w14:paraId="1671979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37,064 </w:t>
            </w:r>
          </w:p>
        </w:tc>
        <w:tc>
          <w:tcPr>
            <w:tcW w:w="1274" w:type="dxa"/>
          </w:tcPr>
          <w:p w14:paraId="1ED265F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399 </w:t>
            </w:r>
          </w:p>
        </w:tc>
        <w:tc>
          <w:tcPr>
            <w:tcW w:w="1274" w:type="dxa"/>
          </w:tcPr>
          <w:p w14:paraId="089F49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0.698</w:t>
            </w:r>
          </w:p>
        </w:tc>
        <w:tc>
          <w:tcPr>
            <w:tcW w:w="1274" w:type="dxa"/>
          </w:tcPr>
          <w:p w14:paraId="61CE664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5" w:type="dxa"/>
          </w:tcPr>
          <w:p w14:paraId="463778E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w:t>
            </w:r>
          </w:p>
        </w:tc>
      </w:tr>
      <w:tr w:rsidR="00543886" w:rsidRPr="00543886" w14:paraId="4145486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CB4C4CD" w14:textId="77777777" w:rsidR="00887E65" w:rsidRPr="00543886" w:rsidRDefault="00887E65" w:rsidP="00887E65">
            <w:pPr>
              <w:spacing w:line="240" w:lineRule="auto"/>
              <w:rPr>
                <w:rFonts w:cstheme="minorHAnsi"/>
                <w:szCs w:val="20"/>
              </w:rPr>
            </w:pPr>
          </w:p>
        </w:tc>
        <w:tc>
          <w:tcPr>
            <w:tcW w:w="1274" w:type="dxa"/>
          </w:tcPr>
          <w:p w14:paraId="4DEEB7E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207</w:t>
            </w:r>
          </w:p>
        </w:tc>
        <w:tc>
          <w:tcPr>
            <w:tcW w:w="1274" w:type="dxa"/>
          </w:tcPr>
          <w:p w14:paraId="5A12D5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39,210 </w:t>
            </w:r>
          </w:p>
        </w:tc>
        <w:tc>
          <w:tcPr>
            <w:tcW w:w="1274" w:type="dxa"/>
          </w:tcPr>
          <w:p w14:paraId="1F97E6A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279 </w:t>
            </w:r>
          </w:p>
        </w:tc>
        <w:tc>
          <w:tcPr>
            <w:tcW w:w="1274" w:type="dxa"/>
          </w:tcPr>
          <w:p w14:paraId="217974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0.863</w:t>
            </w:r>
          </w:p>
        </w:tc>
        <w:tc>
          <w:tcPr>
            <w:tcW w:w="1274" w:type="dxa"/>
          </w:tcPr>
          <w:p w14:paraId="4B6CDF2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309</w:t>
            </w:r>
          </w:p>
        </w:tc>
        <w:tc>
          <w:tcPr>
            <w:tcW w:w="1275" w:type="dxa"/>
          </w:tcPr>
          <w:p w14:paraId="2ABA1F0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105</w:t>
            </w:r>
          </w:p>
        </w:tc>
      </w:tr>
      <w:tr w:rsidR="00543886" w:rsidRPr="00543886" w14:paraId="003493A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9F770BC" w14:textId="77777777" w:rsidR="00887E65" w:rsidRPr="00543886" w:rsidRDefault="00887E65" w:rsidP="00887E65">
            <w:pPr>
              <w:spacing w:line="240" w:lineRule="auto"/>
              <w:rPr>
                <w:rFonts w:cstheme="minorHAnsi"/>
                <w:szCs w:val="20"/>
              </w:rPr>
            </w:pPr>
            <w:r w:rsidRPr="00543886">
              <w:rPr>
                <w:rFonts w:cstheme="minorHAnsi"/>
                <w:szCs w:val="20"/>
              </w:rPr>
              <w:t>Hudson Plains</w:t>
            </w:r>
          </w:p>
        </w:tc>
        <w:tc>
          <w:tcPr>
            <w:tcW w:w="1274" w:type="dxa"/>
          </w:tcPr>
          <w:p w14:paraId="44ACA38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215</w:t>
            </w:r>
          </w:p>
        </w:tc>
        <w:tc>
          <w:tcPr>
            <w:tcW w:w="1274" w:type="dxa"/>
          </w:tcPr>
          <w:p w14:paraId="2E0B4E7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64,034 </w:t>
            </w:r>
          </w:p>
        </w:tc>
        <w:tc>
          <w:tcPr>
            <w:tcW w:w="1274" w:type="dxa"/>
          </w:tcPr>
          <w:p w14:paraId="02CDD07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111 </w:t>
            </w:r>
          </w:p>
        </w:tc>
        <w:tc>
          <w:tcPr>
            <w:tcW w:w="1274" w:type="dxa"/>
          </w:tcPr>
          <w:p w14:paraId="2CC3700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0.990</w:t>
            </w:r>
          </w:p>
        </w:tc>
        <w:tc>
          <w:tcPr>
            <w:tcW w:w="1274" w:type="dxa"/>
          </w:tcPr>
          <w:p w14:paraId="60AC72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265</w:t>
            </w:r>
          </w:p>
        </w:tc>
        <w:tc>
          <w:tcPr>
            <w:tcW w:w="1275" w:type="dxa"/>
          </w:tcPr>
          <w:p w14:paraId="52BB8D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4AEA12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C1162C7" w14:textId="77777777" w:rsidR="00887E65" w:rsidRPr="00543886" w:rsidRDefault="00887E65" w:rsidP="00887E65">
            <w:pPr>
              <w:spacing w:line="240" w:lineRule="auto"/>
              <w:rPr>
                <w:rFonts w:cstheme="minorHAnsi"/>
                <w:szCs w:val="20"/>
              </w:rPr>
            </w:pPr>
          </w:p>
        </w:tc>
        <w:tc>
          <w:tcPr>
            <w:tcW w:w="1274" w:type="dxa"/>
          </w:tcPr>
          <w:p w14:paraId="420768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216</w:t>
            </w:r>
          </w:p>
        </w:tc>
        <w:tc>
          <w:tcPr>
            <w:tcW w:w="1274" w:type="dxa"/>
          </w:tcPr>
          <w:p w14:paraId="314D4A8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131,100 </w:t>
            </w:r>
          </w:p>
        </w:tc>
        <w:tc>
          <w:tcPr>
            <w:tcW w:w="1274" w:type="dxa"/>
          </w:tcPr>
          <w:p w14:paraId="7D31221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1,432 </w:t>
            </w:r>
          </w:p>
        </w:tc>
        <w:tc>
          <w:tcPr>
            <w:tcW w:w="1274" w:type="dxa"/>
          </w:tcPr>
          <w:p w14:paraId="60F6A32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0.992</w:t>
            </w:r>
          </w:p>
        </w:tc>
        <w:tc>
          <w:tcPr>
            <w:tcW w:w="1274" w:type="dxa"/>
          </w:tcPr>
          <w:p w14:paraId="70DDE94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0C4C42E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08BF24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A695932" w14:textId="77777777" w:rsidR="00887E65" w:rsidRPr="00543886" w:rsidRDefault="00887E65" w:rsidP="00887E65">
            <w:pPr>
              <w:spacing w:line="240" w:lineRule="auto"/>
              <w:rPr>
                <w:rFonts w:cstheme="minorHAnsi"/>
                <w:szCs w:val="20"/>
              </w:rPr>
            </w:pPr>
          </w:p>
        </w:tc>
        <w:tc>
          <w:tcPr>
            <w:tcW w:w="1274" w:type="dxa"/>
          </w:tcPr>
          <w:p w14:paraId="568F889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217</w:t>
            </w:r>
          </w:p>
        </w:tc>
        <w:tc>
          <w:tcPr>
            <w:tcW w:w="1274" w:type="dxa"/>
          </w:tcPr>
          <w:p w14:paraId="5B77CFE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176,809 </w:t>
            </w:r>
          </w:p>
        </w:tc>
        <w:tc>
          <w:tcPr>
            <w:tcW w:w="1274" w:type="dxa"/>
          </w:tcPr>
          <w:p w14:paraId="1E6F18C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2,001 </w:t>
            </w:r>
          </w:p>
        </w:tc>
        <w:tc>
          <w:tcPr>
            <w:tcW w:w="1274" w:type="dxa"/>
          </w:tcPr>
          <w:p w14:paraId="2717221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0.967</w:t>
            </w:r>
          </w:p>
        </w:tc>
        <w:tc>
          <w:tcPr>
            <w:tcW w:w="1274" w:type="dxa"/>
          </w:tcPr>
          <w:p w14:paraId="3D83162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8F6D66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234</w:t>
            </w:r>
          </w:p>
        </w:tc>
      </w:tr>
    </w:tbl>
    <w:p w14:paraId="6C36829A" w14:textId="77777777" w:rsidR="00887E65" w:rsidRDefault="00887E65">
      <w:pPr>
        <w:spacing w:after="160" w:line="259" w:lineRule="auto"/>
      </w:pPr>
    </w:p>
    <w:p w14:paraId="6E45BE76" w14:textId="77777777" w:rsidR="00DF7BF1" w:rsidRDefault="00DF7BF1">
      <w:pPr>
        <w:spacing w:after="160" w:line="259" w:lineRule="auto"/>
        <w:rPr>
          <w:iCs/>
          <w:sz w:val="20"/>
          <w:szCs w:val="18"/>
        </w:rPr>
      </w:pPr>
      <w:r>
        <w:br w:type="page"/>
      </w:r>
    </w:p>
    <w:p w14:paraId="6ED6F54B" w14:textId="232C1C48" w:rsidR="00866F5A" w:rsidRDefault="00866F5A" w:rsidP="009403B3">
      <w:pPr>
        <w:pStyle w:val="Caption"/>
      </w:pPr>
      <w:r>
        <w:lastRenderedPageBreak/>
        <w:t>Table 2. Common and scientific names for test features (species) used in the evaluation of surrogates.</w:t>
      </w:r>
      <w:r w:rsidR="00206C0B">
        <w:t xml:space="preserve"> See Appendix 1 for codes, common names, and scientific names for all species included in the composite indicators.</w:t>
      </w:r>
    </w:p>
    <w:tbl>
      <w:tblPr>
        <w:tblStyle w:val="TableGrid"/>
        <w:tblW w:w="5000" w:type="pct"/>
        <w:tblLook w:val="04A0" w:firstRow="1" w:lastRow="0" w:firstColumn="1" w:lastColumn="0" w:noHBand="0" w:noVBand="1"/>
        <w:tblPrChange w:id="480" w:author="kim" w:date="2020-02-04T14:05:00Z">
          <w:tblPr>
            <w:tblStyle w:val="TableGrid"/>
            <w:tblW w:w="5000" w:type="pct"/>
            <w:tblLook w:val="04A0" w:firstRow="1" w:lastRow="0" w:firstColumn="1" w:lastColumn="0" w:noHBand="0" w:noVBand="1"/>
          </w:tblPr>
        </w:tblPrChange>
      </w:tblPr>
      <w:tblGrid>
        <w:gridCol w:w="1010"/>
        <w:gridCol w:w="1571"/>
        <w:gridCol w:w="2115"/>
        <w:gridCol w:w="1552"/>
        <w:gridCol w:w="1552"/>
        <w:gridCol w:w="1550"/>
        <w:tblGridChange w:id="481">
          <w:tblGrid>
            <w:gridCol w:w="1092"/>
            <w:gridCol w:w="1698"/>
            <w:gridCol w:w="2640"/>
            <w:gridCol w:w="1960"/>
            <w:gridCol w:w="1960"/>
            <w:gridCol w:w="1960"/>
          </w:tblGrid>
        </w:tblGridChange>
      </w:tblGrid>
      <w:tr w:rsidR="000C7A9E" w:rsidRPr="00FA1C6B" w14:paraId="21A55A6C" w14:textId="2A6DEAB5" w:rsidTr="000C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pct"/>
            <w:tcPrChange w:id="482" w:author="kim" w:date="2020-02-04T14:05:00Z">
              <w:tcPr>
                <w:tcW w:w="584" w:type="pct"/>
              </w:tcPr>
            </w:tcPrChange>
          </w:tcPr>
          <w:p w14:paraId="478D2BCB" w14:textId="77777777" w:rsidR="000C7A9E" w:rsidRPr="00FA1C6B" w:rsidRDefault="000C7A9E" w:rsidP="009403B3">
            <w:pPr>
              <w:cnfStyle w:val="101000000000" w:firstRow="1" w:lastRow="0" w:firstColumn="1" w:lastColumn="0" w:oddVBand="0" w:evenVBand="0" w:oddHBand="0" w:evenHBand="0" w:firstRowFirstColumn="0" w:firstRowLastColumn="0" w:lastRowFirstColumn="0" w:lastRowLastColumn="0"/>
            </w:pPr>
            <w:r>
              <w:t>Group</w:t>
            </w:r>
          </w:p>
        </w:tc>
        <w:tc>
          <w:tcPr>
            <w:tcW w:w="840" w:type="pct"/>
            <w:tcPrChange w:id="483" w:author="kim" w:date="2020-02-04T14:05:00Z">
              <w:tcPr>
                <w:tcW w:w="908" w:type="pct"/>
              </w:tcPr>
            </w:tcPrChange>
          </w:tcPr>
          <w:p w14:paraId="0DD5E197" w14:textId="77777777" w:rsidR="000C7A9E" w:rsidRPr="00FA1C6B" w:rsidRDefault="000C7A9E" w:rsidP="009403B3">
            <w:pPr>
              <w:jc w:val="left"/>
              <w:cnfStyle w:val="100000000000" w:firstRow="1" w:lastRow="0" w:firstColumn="0" w:lastColumn="0" w:oddVBand="0" w:evenVBand="0" w:oddHBand="0" w:evenHBand="0" w:firstRowFirstColumn="0" w:firstRowLastColumn="0" w:lastRowFirstColumn="0" w:lastRowLastColumn="0"/>
            </w:pPr>
            <w:r w:rsidRPr="00FA1C6B">
              <w:t>Code</w:t>
            </w:r>
          </w:p>
        </w:tc>
        <w:tc>
          <w:tcPr>
            <w:tcW w:w="1131" w:type="pct"/>
            <w:tcPrChange w:id="484" w:author="kim" w:date="2020-02-04T14:05:00Z">
              <w:tcPr>
                <w:tcW w:w="1412" w:type="pct"/>
              </w:tcPr>
            </w:tcPrChange>
          </w:tcPr>
          <w:p w14:paraId="613C2556" w14:textId="77777777" w:rsidR="000C7A9E" w:rsidRPr="00FA1C6B" w:rsidRDefault="000C7A9E" w:rsidP="009403B3">
            <w:pPr>
              <w:jc w:val="left"/>
              <w:cnfStyle w:val="100000000000" w:firstRow="1" w:lastRow="0" w:firstColumn="0" w:lastColumn="0" w:oddVBand="0" w:evenVBand="0" w:oddHBand="0" w:evenHBand="0" w:firstRowFirstColumn="0" w:firstRowLastColumn="0" w:lastRowFirstColumn="0" w:lastRowLastColumn="0"/>
            </w:pPr>
            <w:r w:rsidRPr="00FA1C6B">
              <w:t>Common name</w:t>
            </w:r>
          </w:p>
        </w:tc>
        <w:tc>
          <w:tcPr>
            <w:tcW w:w="830" w:type="pct"/>
            <w:tcPrChange w:id="485" w:author="kim" w:date="2020-02-04T14:05:00Z">
              <w:tcPr>
                <w:tcW w:w="1048" w:type="pct"/>
              </w:tcPr>
            </w:tcPrChange>
          </w:tcPr>
          <w:p w14:paraId="5B713905" w14:textId="33DAE644" w:rsidR="000C7A9E" w:rsidRPr="00FA1C6B" w:rsidRDefault="000C7A9E" w:rsidP="009403B3">
            <w:pPr>
              <w:jc w:val="left"/>
              <w:cnfStyle w:val="100000000000" w:firstRow="1" w:lastRow="0" w:firstColumn="0" w:lastColumn="0" w:oddVBand="0" w:evenVBand="0" w:oddHBand="0" w:evenHBand="0" w:firstRowFirstColumn="0" w:firstRowLastColumn="0" w:lastRowFirstColumn="0" w:lastRowLastColumn="0"/>
            </w:pPr>
            <w:r>
              <w:t>Latin</w:t>
            </w:r>
            <w:r w:rsidRPr="00FA1C6B">
              <w:t xml:space="preserve"> name</w:t>
            </w:r>
          </w:p>
        </w:tc>
        <w:tc>
          <w:tcPr>
            <w:tcW w:w="830" w:type="pct"/>
            <w:tcPrChange w:id="486" w:author="kim" w:date="2020-02-04T14:05:00Z">
              <w:tcPr>
                <w:tcW w:w="1048" w:type="pct"/>
              </w:tcPr>
            </w:tcPrChange>
          </w:tcPr>
          <w:p w14:paraId="0C29649D" w14:textId="1A56E814" w:rsidR="000C7A9E" w:rsidRDefault="000C7A9E" w:rsidP="009403B3">
            <w:pPr>
              <w:cnfStyle w:val="100000000000" w:firstRow="1" w:lastRow="0" w:firstColumn="0" w:lastColumn="0" w:oddVBand="0" w:evenVBand="0" w:oddHBand="0" w:evenHBand="0" w:firstRowFirstColumn="0" w:firstRowLastColumn="0" w:lastRowFirstColumn="0" w:lastRowLastColumn="0"/>
            </w:pPr>
            <w:ins w:id="487" w:author="kim" w:date="2020-02-04T13:40:00Z">
              <w:r>
                <w:t xml:space="preserve">No. of Ecoregions “where </w:t>
              </w:r>
            </w:ins>
            <w:ins w:id="488" w:author="kim [3]" w:date="2020-02-04T14:08:00Z">
              <w:r w:rsidR="00F31AAB">
                <w:t>models created</w:t>
              </w:r>
            </w:ins>
            <w:ins w:id="489" w:author="kim" w:date="2020-02-04T13:40:00Z">
              <w:r>
                <w:t>”</w:t>
              </w:r>
            </w:ins>
          </w:p>
        </w:tc>
        <w:tc>
          <w:tcPr>
            <w:tcW w:w="830" w:type="pct"/>
            <w:tcPrChange w:id="490" w:author="kim" w:date="2020-02-04T14:05:00Z">
              <w:tcPr>
                <w:tcW w:w="1" w:type="pct"/>
              </w:tcPr>
            </w:tcPrChange>
          </w:tcPr>
          <w:p w14:paraId="55D1F29A" w14:textId="7EC27505" w:rsidR="000C7A9E" w:rsidRDefault="000C7A9E" w:rsidP="009403B3">
            <w:pPr>
              <w:cnfStyle w:val="100000000000" w:firstRow="1" w:lastRow="0" w:firstColumn="0" w:lastColumn="0" w:oddVBand="0" w:evenVBand="0" w:oddHBand="0" w:evenHBand="0" w:firstRowFirstColumn="0" w:firstRowLastColumn="0" w:lastRowFirstColumn="0" w:lastRowLastColumn="0"/>
            </w:pPr>
            <w:ins w:id="491" w:author="kim" w:date="2020-02-04T14:05:00Z">
              <w:r>
                <w:t>Average R2</w:t>
              </w:r>
            </w:ins>
          </w:p>
        </w:tc>
      </w:tr>
      <w:tr w:rsidR="000C7A9E" w:rsidRPr="00FA1C6B" w14:paraId="6E102ED8" w14:textId="7254D768" w:rsidTr="000C7A9E">
        <w:tc>
          <w:tcPr>
            <w:cnfStyle w:val="001000000000" w:firstRow="0" w:lastRow="0" w:firstColumn="1" w:lastColumn="0" w:oddVBand="0" w:evenVBand="0" w:oddHBand="0" w:evenHBand="0" w:firstRowFirstColumn="0" w:firstRowLastColumn="0" w:lastRowFirstColumn="0" w:lastRowLastColumn="0"/>
            <w:tcW w:w="540" w:type="pct"/>
            <w:tcPrChange w:id="492" w:author="kim" w:date="2020-02-04T14:05:00Z">
              <w:tcPr>
                <w:tcW w:w="584" w:type="pct"/>
              </w:tcPr>
            </w:tcPrChange>
          </w:tcPr>
          <w:p w14:paraId="5F8AA066" w14:textId="77777777" w:rsidR="000C7A9E" w:rsidRPr="00FA1C6B" w:rsidRDefault="000C7A9E" w:rsidP="009403B3">
            <w:r>
              <w:t>Ungulates</w:t>
            </w:r>
          </w:p>
        </w:tc>
        <w:tc>
          <w:tcPr>
            <w:tcW w:w="840" w:type="pct"/>
            <w:tcPrChange w:id="493" w:author="kim" w:date="2020-02-04T14:05:00Z">
              <w:tcPr>
                <w:tcW w:w="908" w:type="pct"/>
              </w:tcPr>
            </w:tcPrChange>
          </w:tcPr>
          <w:p w14:paraId="6438479D" w14:textId="77777777" w:rsidR="000C7A9E" w:rsidRPr="00FA1C6B" w:rsidRDefault="000C7A9E" w:rsidP="009403B3">
            <w:pPr>
              <w:jc w:val="left"/>
              <w:cnfStyle w:val="000000000000" w:firstRow="0" w:lastRow="0" w:firstColumn="0" w:lastColumn="0" w:oddVBand="0" w:evenVBand="0" w:oddHBand="0" w:evenHBand="0" w:firstRowFirstColumn="0" w:firstRowLastColumn="0" w:lastRowFirstColumn="0" w:lastRowLastColumn="0"/>
            </w:pPr>
            <w:r>
              <w:t>Caribou</w:t>
            </w:r>
          </w:p>
        </w:tc>
        <w:tc>
          <w:tcPr>
            <w:tcW w:w="1131" w:type="pct"/>
            <w:tcPrChange w:id="494" w:author="kim" w:date="2020-02-04T14:05:00Z">
              <w:tcPr>
                <w:tcW w:w="1412" w:type="pct"/>
              </w:tcPr>
            </w:tcPrChange>
          </w:tcPr>
          <w:p w14:paraId="5E2034B7" w14:textId="77777777" w:rsidR="000C7A9E" w:rsidRPr="00FA1C6B" w:rsidRDefault="000C7A9E" w:rsidP="009403B3">
            <w:pPr>
              <w:jc w:val="left"/>
              <w:cnfStyle w:val="000000000000" w:firstRow="0" w:lastRow="0" w:firstColumn="0" w:lastColumn="0" w:oddVBand="0" w:evenVBand="0" w:oddHBand="0" w:evenHBand="0" w:firstRowFirstColumn="0" w:firstRowLastColumn="0" w:lastRowFirstColumn="0" w:lastRowLastColumn="0"/>
            </w:pPr>
            <w:r>
              <w:t>Boreal caribou</w:t>
            </w:r>
          </w:p>
        </w:tc>
        <w:tc>
          <w:tcPr>
            <w:tcW w:w="830" w:type="pct"/>
            <w:tcPrChange w:id="495" w:author="kim" w:date="2020-02-04T14:05:00Z">
              <w:tcPr>
                <w:tcW w:w="1048" w:type="pct"/>
              </w:tcPr>
            </w:tcPrChange>
          </w:tcPr>
          <w:p w14:paraId="149332CA" w14:textId="77777777" w:rsidR="000C7A9E" w:rsidRPr="00B23B5E" w:rsidRDefault="000C7A9E" w:rsidP="009403B3">
            <w:pPr>
              <w:jc w:val="left"/>
              <w:cnfStyle w:val="000000000000" w:firstRow="0" w:lastRow="0" w:firstColumn="0" w:lastColumn="0" w:oddVBand="0" w:evenVBand="0" w:oddHBand="0" w:evenHBand="0" w:firstRowFirstColumn="0" w:firstRowLastColumn="0" w:lastRowFirstColumn="0" w:lastRowLastColumn="0"/>
              <w:rPr>
                <w:i/>
              </w:rPr>
            </w:pPr>
            <w:r>
              <w:rPr>
                <w:i/>
              </w:rPr>
              <w:t xml:space="preserve">Rangifer </w:t>
            </w:r>
            <w:proofErr w:type="spellStart"/>
            <w:r>
              <w:rPr>
                <w:i/>
              </w:rPr>
              <w:t>tarandus</w:t>
            </w:r>
            <w:proofErr w:type="spellEnd"/>
          </w:p>
        </w:tc>
        <w:tc>
          <w:tcPr>
            <w:tcW w:w="830" w:type="pct"/>
            <w:tcPrChange w:id="496" w:author="kim" w:date="2020-02-04T14:05:00Z">
              <w:tcPr>
                <w:tcW w:w="1048" w:type="pct"/>
              </w:tcPr>
            </w:tcPrChange>
          </w:tcPr>
          <w:p w14:paraId="0CFA2321" w14:textId="77777777" w:rsidR="000C7A9E" w:rsidRDefault="000C7A9E" w:rsidP="009403B3">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497" w:author="kim" w:date="2020-02-04T14:05:00Z">
              <w:tcPr>
                <w:tcW w:w="1" w:type="pct"/>
              </w:tcPr>
            </w:tcPrChange>
          </w:tcPr>
          <w:p w14:paraId="3BD8AC57" w14:textId="77777777" w:rsidR="000C7A9E" w:rsidRDefault="000C7A9E" w:rsidP="009403B3">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5E36A600" w14:textId="02584D51" w:rsidTr="000C7A9E">
        <w:tc>
          <w:tcPr>
            <w:cnfStyle w:val="001000000000" w:firstRow="0" w:lastRow="0" w:firstColumn="1" w:lastColumn="0" w:oddVBand="0" w:evenVBand="0" w:oddHBand="0" w:evenHBand="0" w:firstRowFirstColumn="0" w:firstRowLastColumn="0" w:lastRowFirstColumn="0" w:lastRowLastColumn="0"/>
            <w:tcW w:w="540" w:type="pct"/>
            <w:tcPrChange w:id="498" w:author="kim" w:date="2020-02-04T14:05:00Z">
              <w:tcPr>
                <w:tcW w:w="584" w:type="pct"/>
              </w:tcPr>
            </w:tcPrChange>
          </w:tcPr>
          <w:p w14:paraId="7DE20EE6" w14:textId="77777777" w:rsidR="000C7A9E" w:rsidRDefault="000C7A9E" w:rsidP="009D24BB">
            <w:r>
              <w:t>Songbirds</w:t>
            </w:r>
          </w:p>
        </w:tc>
        <w:tc>
          <w:tcPr>
            <w:tcW w:w="840" w:type="pct"/>
            <w:tcPrChange w:id="499" w:author="kim" w:date="2020-02-04T14:05:00Z">
              <w:tcPr>
                <w:tcW w:w="908" w:type="pct"/>
              </w:tcPr>
            </w:tcPrChange>
          </w:tcPr>
          <w:p w14:paraId="64628643"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BLBW</w:t>
            </w:r>
          </w:p>
        </w:tc>
        <w:tc>
          <w:tcPr>
            <w:tcW w:w="1131" w:type="pct"/>
            <w:tcPrChange w:id="500" w:author="kim" w:date="2020-02-04T14:05:00Z">
              <w:tcPr>
                <w:tcW w:w="1412" w:type="pct"/>
              </w:tcPr>
            </w:tcPrChange>
          </w:tcPr>
          <w:p w14:paraId="32C5AA28"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proofErr w:type="spellStart"/>
            <w:r w:rsidRPr="00FA1C6B">
              <w:t>Blackburnian</w:t>
            </w:r>
            <w:proofErr w:type="spellEnd"/>
            <w:r w:rsidRPr="00FA1C6B">
              <w:t xml:space="preserve"> Warbler </w:t>
            </w:r>
          </w:p>
        </w:tc>
        <w:tc>
          <w:tcPr>
            <w:tcW w:w="830" w:type="pct"/>
            <w:tcPrChange w:id="501" w:author="kim" w:date="2020-02-04T14:05:00Z">
              <w:tcPr>
                <w:tcW w:w="1048" w:type="pct"/>
              </w:tcPr>
            </w:tcPrChange>
          </w:tcPr>
          <w:p w14:paraId="641D96FF"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Setophaga</w:t>
            </w:r>
            <w:proofErr w:type="spellEnd"/>
            <w:r w:rsidRPr="00B23B5E">
              <w:rPr>
                <w:i/>
              </w:rPr>
              <w:t xml:space="preserve"> </w:t>
            </w:r>
            <w:proofErr w:type="spellStart"/>
            <w:r w:rsidRPr="00B23B5E">
              <w:rPr>
                <w:i/>
              </w:rPr>
              <w:t>fusca</w:t>
            </w:r>
            <w:proofErr w:type="spellEnd"/>
          </w:p>
        </w:tc>
        <w:tc>
          <w:tcPr>
            <w:tcW w:w="830" w:type="pct"/>
            <w:tcPrChange w:id="502" w:author="kim" w:date="2020-02-04T14:05:00Z">
              <w:tcPr>
                <w:tcW w:w="1048" w:type="pct"/>
              </w:tcPr>
            </w:tcPrChange>
          </w:tcPr>
          <w:p w14:paraId="0AF9B39C"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03" w:author="kim" w:date="2020-02-04T14:05:00Z">
              <w:tcPr>
                <w:tcW w:w="1" w:type="pct"/>
              </w:tcPr>
            </w:tcPrChange>
          </w:tcPr>
          <w:p w14:paraId="109AC963"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331FEE9D" w14:textId="1D2C8DD9" w:rsidTr="000C7A9E">
        <w:tc>
          <w:tcPr>
            <w:cnfStyle w:val="001000000000" w:firstRow="0" w:lastRow="0" w:firstColumn="1" w:lastColumn="0" w:oddVBand="0" w:evenVBand="0" w:oddHBand="0" w:evenHBand="0" w:firstRowFirstColumn="0" w:firstRowLastColumn="0" w:lastRowFirstColumn="0" w:lastRowLastColumn="0"/>
            <w:tcW w:w="540" w:type="pct"/>
            <w:tcPrChange w:id="504" w:author="kim" w:date="2020-02-04T14:05:00Z">
              <w:tcPr>
                <w:tcW w:w="584" w:type="pct"/>
              </w:tcPr>
            </w:tcPrChange>
          </w:tcPr>
          <w:p w14:paraId="718B4762" w14:textId="77777777" w:rsidR="000C7A9E" w:rsidRPr="00FA1C6B" w:rsidRDefault="000C7A9E" w:rsidP="009D24BB"/>
        </w:tc>
        <w:tc>
          <w:tcPr>
            <w:tcW w:w="840" w:type="pct"/>
            <w:tcPrChange w:id="505" w:author="kim" w:date="2020-02-04T14:05:00Z">
              <w:tcPr>
                <w:tcW w:w="908" w:type="pct"/>
              </w:tcPr>
            </w:tcPrChange>
          </w:tcPr>
          <w:p w14:paraId="073E5E56"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BOCH</w:t>
            </w:r>
          </w:p>
        </w:tc>
        <w:tc>
          <w:tcPr>
            <w:tcW w:w="1131" w:type="pct"/>
            <w:tcPrChange w:id="506" w:author="kim" w:date="2020-02-04T14:05:00Z">
              <w:tcPr>
                <w:tcW w:w="1412" w:type="pct"/>
              </w:tcPr>
            </w:tcPrChange>
          </w:tcPr>
          <w:p w14:paraId="7EB5B3B9"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Boreal Chickadee </w:t>
            </w:r>
          </w:p>
        </w:tc>
        <w:tc>
          <w:tcPr>
            <w:tcW w:w="830" w:type="pct"/>
            <w:tcPrChange w:id="507" w:author="kim" w:date="2020-02-04T14:05:00Z">
              <w:tcPr>
                <w:tcW w:w="1048" w:type="pct"/>
              </w:tcPr>
            </w:tcPrChange>
          </w:tcPr>
          <w:p w14:paraId="1BBCC00A"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Poecile</w:t>
            </w:r>
            <w:proofErr w:type="spellEnd"/>
            <w:r w:rsidRPr="00B23B5E">
              <w:rPr>
                <w:i/>
              </w:rPr>
              <w:t xml:space="preserve"> </w:t>
            </w:r>
            <w:proofErr w:type="spellStart"/>
            <w:r w:rsidRPr="00B23B5E">
              <w:rPr>
                <w:i/>
              </w:rPr>
              <w:t>hudsonicus</w:t>
            </w:r>
            <w:proofErr w:type="spellEnd"/>
          </w:p>
        </w:tc>
        <w:tc>
          <w:tcPr>
            <w:tcW w:w="830" w:type="pct"/>
            <w:tcPrChange w:id="508" w:author="kim" w:date="2020-02-04T14:05:00Z">
              <w:tcPr>
                <w:tcW w:w="1048" w:type="pct"/>
              </w:tcPr>
            </w:tcPrChange>
          </w:tcPr>
          <w:p w14:paraId="564ED2FE"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09" w:author="kim" w:date="2020-02-04T14:05:00Z">
              <w:tcPr>
                <w:tcW w:w="1" w:type="pct"/>
              </w:tcPr>
            </w:tcPrChange>
          </w:tcPr>
          <w:p w14:paraId="514A6EC2"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77CF516D" w14:textId="2F87F9C5" w:rsidTr="000C7A9E">
        <w:tc>
          <w:tcPr>
            <w:cnfStyle w:val="001000000000" w:firstRow="0" w:lastRow="0" w:firstColumn="1" w:lastColumn="0" w:oddVBand="0" w:evenVBand="0" w:oddHBand="0" w:evenHBand="0" w:firstRowFirstColumn="0" w:firstRowLastColumn="0" w:lastRowFirstColumn="0" w:lastRowLastColumn="0"/>
            <w:tcW w:w="540" w:type="pct"/>
            <w:tcPrChange w:id="510" w:author="kim" w:date="2020-02-04T14:05:00Z">
              <w:tcPr>
                <w:tcW w:w="584" w:type="pct"/>
              </w:tcPr>
            </w:tcPrChange>
          </w:tcPr>
          <w:p w14:paraId="6B11D29A" w14:textId="77777777" w:rsidR="000C7A9E" w:rsidRPr="00FA1C6B" w:rsidRDefault="000C7A9E" w:rsidP="009D24BB"/>
        </w:tc>
        <w:tc>
          <w:tcPr>
            <w:tcW w:w="840" w:type="pct"/>
            <w:tcPrChange w:id="511" w:author="kim" w:date="2020-02-04T14:05:00Z">
              <w:tcPr>
                <w:tcW w:w="908" w:type="pct"/>
              </w:tcPr>
            </w:tcPrChange>
          </w:tcPr>
          <w:p w14:paraId="25C9486C"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BRCR</w:t>
            </w:r>
          </w:p>
        </w:tc>
        <w:tc>
          <w:tcPr>
            <w:tcW w:w="1131" w:type="pct"/>
            <w:tcPrChange w:id="512" w:author="kim" w:date="2020-02-04T14:05:00Z">
              <w:tcPr>
                <w:tcW w:w="1412" w:type="pct"/>
              </w:tcPr>
            </w:tcPrChange>
          </w:tcPr>
          <w:p w14:paraId="35EC0F0F"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Brown Creeper </w:t>
            </w:r>
          </w:p>
        </w:tc>
        <w:tc>
          <w:tcPr>
            <w:tcW w:w="830" w:type="pct"/>
            <w:tcPrChange w:id="513" w:author="kim" w:date="2020-02-04T14:05:00Z">
              <w:tcPr>
                <w:tcW w:w="1048" w:type="pct"/>
              </w:tcPr>
            </w:tcPrChange>
          </w:tcPr>
          <w:p w14:paraId="3C0A724A"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Certhia</w:t>
            </w:r>
            <w:proofErr w:type="spellEnd"/>
            <w:r w:rsidRPr="00B23B5E">
              <w:rPr>
                <w:i/>
              </w:rPr>
              <w:t xml:space="preserve"> </w:t>
            </w:r>
            <w:proofErr w:type="spellStart"/>
            <w:r w:rsidRPr="00B23B5E">
              <w:rPr>
                <w:i/>
              </w:rPr>
              <w:t>americana</w:t>
            </w:r>
            <w:proofErr w:type="spellEnd"/>
          </w:p>
        </w:tc>
        <w:tc>
          <w:tcPr>
            <w:tcW w:w="830" w:type="pct"/>
            <w:tcPrChange w:id="514" w:author="kim" w:date="2020-02-04T14:05:00Z">
              <w:tcPr>
                <w:tcW w:w="1048" w:type="pct"/>
              </w:tcPr>
            </w:tcPrChange>
          </w:tcPr>
          <w:p w14:paraId="30A03288"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15" w:author="kim" w:date="2020-02-04T14:05:00Z">
              <w:tcPr>
                <w:tcW w:w="1" w:type="pct"/>
              </w:tcPr>
            </w:tcPrChange>
          </w:tcPr>
          <w:p w14:paraId="0E85C69F"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26C10648" w14:textId="3D218340" w:rsidTr="000C7A9E">
        <w:tc>
          <w:tcPr>
            <w:cnfStyle w:val="001000000000" w:firstRow="0" w:lastRow="0" w:firstColumn="1" w:lastColumn="0" w:oddVBand="0" w:evenVBand="0" w:oddHBand="0" w:evenHBand="0" w:firstRowFirstColumn="0" w:firstRowLastColumn="0" w:lastRowFirstColumn="0" w:lastRowLastColumn="0"/>
            <w:tcW w:w="540" w:type="pct"/>
            <w:tcPrChange w:id="516" w:author="kim" w:date="2020-02-04T14:05:00Z">
              <w:tcPr>
                <w:tcW w:w="584" w:type="pct"/>
              </w:tcPr>
            </w:tcPrChange>
          </w:tcPr>
          <w:p w14:paraId="6773CCEA" w14:textId="77777777" w:rsidR="000C7A9E" w:rsidRPr="00FA1C6B" w:rsidRDefault="000C7A9E" w:rsidP="009D24BB"/>
        </w:tc>
        <w:tc>
          <w:tcPr>
            <w:tcW w:w="840" w:type="pct"/>
            <w:tcPrChange w:id="517" w:author="kim" w:date="2020-02-04T14:05:00Z">
              <w:tcPr>
                <w:tcW w:w="908" w:type="pct"/>
              </w:tcPr>
            </w:tcPrChange>
          </w:tcPr>
          <w:p w14:paraId="608912D5"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BTNW</w:t>
            </w:r>
          </w:p>
        </w:tc>
        <w:tc>
          <w:tcPr>
            <w:tcW w:w="1131" w:type="pct"/>
            <w:tcPrChange w:id="518" w:author="kim" w:date="2020-02-04T14:05:00Z">
              <w:tcPr>
                <w:tcW w:w="1412" w:type="pct"/>
              </w:tcPr>
            </w:tcPrChange>
          </w:tcPr>
          <w:p w14:paraId="05A46FD1"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Black-throated Green Warbler </w:t>
            </w:r>
          </w:p>
        </w:tc>
        <w:tc>
          <w:tcPr>
            <w:tcW w:w="830" w:type="pct"/>
            <w:tcPrChange w:id="519" w:author="kim" w:date="2020-02-04T14:05:00Z">
              <w:tcPr>
                <w:tcW w:w="1048" w:type="pct"/>
              </w:tcPr>
            </w:tcPrChange>
          </w:tcPr>
          <w:p w14:paraId="106250C3"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Setophaga</w:t>
            </w:r>
            <w:proofErr w:type="spellEnd"/>
            <w:r w:rsidRPr="00B23B5E">
              <w:rPr>
                <w:i/>
              </w:rPr>
              <w:t xml:space="preserve"> </w:t>
            </w:r>
            <w:proofErr w:type="spellStart"/>
            <w:r w:rsidRPr="00B23B5E">
              <w:rPr>
                <w:i/>
              </w:rPr>
              <w:t>virens</w:t>
            </w:r>
            <w:proofErr w:type="spellEnd"/>
          </w:p>
        </w:tc>
        <w:tc>
          <w:tcPr>
            <w:tcW w:w="830" w:type="pct"/>
            <w:tcPrChange w:id="520" w:author="kim" w:date="2020-02-04T14:05:00Z">
              <w:tcPr>
                <w:tcW w:w="1048" w:type="pct"/>
              </w:tcPr>
            </w:tcPrChange>
          </w:tcPr>
          <w:p w14:paraId="259BF38F"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21" w:author="kim" w:date="2020-02-04T14:05:00Z">
              <w:tcPr>
                <w:tcW w:w="1" w:type="pct"/>
              </w:tcPr>
            </w:tcPrChange>
          </w:tcPr>
          <w:p w14:paraId="49B4FEA6"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247FCA8D" w14:textId="3F99FC53" w:rsidTr="000C7A9E">
        <w:tc>
          <w:tcPr>
            <w:cnfStyle w:val="001000000000" w:firstRow="0" w:lastRow="0" w:firstColumn="1" w:lastColumn="0" w:oddVBand="0" w:evenVBand="0" w:oddHBand="0" w:evenHBand="0" w:firstRowFirstColumn="0" w:firstRowLastColumn="0" w:lastRowFirstColumn="0" w:lastRowLastColumn="0"/>
            <w:tcW w:w="540" w:type="pct"/>
            <w:tcPrChange w:id="522" w:author="kim" w:date="2020-02-04T14:05:00Z">
              <w:tcPr>
                <w:tcW w:w="584" w:type="pct"/>
              </w:tcPr>
            </w:tcPrChange>
          </w:tcPr>
          <w:p w14:paraId="561ACFE5" w14:textId="77777777" w:rsidR="000C7A9E" w:rsidRPr="00FA1C6B" w:rsidRDefault="000C7A9E" w:rsidP="009D24BB"/>
        </w:tc>
        <w:tc>
          <w:tcPr>
            <w:tcW w:w="840" w:type="pct"/>
            <w:tcPrChange w:id="523" w:author="kim" w:date="2020-02-04T14:05:00Z">
              <w:tcPr>
                <w:tcW w:w="908" w:type="pct"/>
              </w:tcPr>
            </w:tcPrChange>
          </w:tcPr>
          <w:p w14:paraId="5DA678EE"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CAWA</w:t>
            </w:r>
          </w:p>
        </w:tc>
        <w:tc>
          <w:tcPr>
            <w:tcW w:w="1131" w:type="pct"/>
            <w:tcPrChange w:id="524" w:author="kim" w:date="2020-02-04T14:05:00Z">
              <w:tcPr>
                <w:tcW w:w="1412" w:type="pct"/>
              </w:tcPr>
            </w:tcPrChange>
          </w:tcPr>
          <w:p w14:paraId="567A1C26"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Canada Warbler </w:t>
            </w:r>
          </w:p>
        </w:tc>
        <w:tc>
          <w:tcPr>
            <w:tcW w:w="830" w:type="pct"/>
            <w:tcPrChange w:id="525" w:author="kim" w:date="2020-02-04T14:05:00Z">
              <w:tcPr>
                <w:tcW w:w="1048" w:type="pct"/>
              </w:tcPr>
            </w:tcPrChange>
          </w:tcPr>
          <w:p w14:paraId="2596C7E8"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Cardellina</w:t>
            </w:r>
            <w:proofErr w:type="spellEnd"/>
            <w:r w:rsidRPr="00B23B5E">
              <w:rPr>
                <w:i/>
              </w:rPr>
              <w:t xml:space="preserve"> canadensis</w:t>
            </w:r>
          </w:p>
        </w:tc>
        <w:tc>
          <w:tcPr>
            <w:tcW w:w="830" w:type="pct"/>
            <w:tcPrChange w:id="526" w:author="kim" w:date="2020-02-04T14:05:00Z">
              <w:tcPr>
                <w:tcW w:w="1048" w:type="pct"/>
              </w:tcPr>
            </w:tcPrChange>
          </w:tcPr>
          <w:p w14:paraId="03F06DD6"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27" w:author="kim" w:date="2020-02-04T14:05:00Z">
              <w:tcPr>
                <w:tcW w:w="1" w:type="pct"/>
              </w:tcPr>
            </w:tcPrChange>
          </w:tcPr>
          <w:p w14:paraId="1171C3B6"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0610E8E1" w14:textId="546DE280" w:rsidTr="000C7A9E">
        <w:tc>
          <w:tcPr>
            <w:cnfStyle w:val="001000000000" w:firstRow="0" w:lastRow="0" w:firstColumn="1" w:lastColumn="0" w:oddVBand="0" w:evenVBand="0" w:oddHBand="0" w:evenHBand="0" w:firstRowFirstColumn="0" w:firstRowLastColumn="0" w:lastRowFirstColumn="0" w:lastRowLastColumn="0"/>
            <w:tcW w:w="540" w:type="pct"/>
            <w:tcPrChange w:id="528" w:author="kim" w:date="2020-02-04T14:05:00Z">
              <w:tcPr>
                <w:tcW w:w="584" w:type="pct"/>
              </w:tcPr>
            </w:tcPrChange>
          </w:tcPr>
          <w:p w14:paraId="558A50B3" w14:textId="77777777" w:rsidR="000C7A9E" w:rsidRPr="00FA1C6B" w:rsidRDefault="000C7A9E" w:rsidP="009D24BB"/>
        </w:tc>
        <w:tc>
          <w:tcPr>
            <w:tcW w:w="840" w:type="pct"/>
            <w:tcPrChange w:id="529" w:author="kim" w:date="2020-02-04T14:05:00Z">
              <w:tcPr>
                <w:tcW w:w="908" w:type="pct"/>
              </w:tcPr>
            </w:tcPrChange>
          </w:tcPr>
          <w:p w14:paraId="3646B5D3"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CMWA</w:t>
            </w:r>
          </w:p>
        </w:tc>
        <w:tc>
          <w:tcPr>
            <w:tcW w:w="1131" w:type="pct"/>
            <w:tcPrChange w:id="530" w:author="kim" w:date="2020-02-04T14:05:00Z">
              <w:tcPr>
                <w:tcW w:w="1412" w:type="pct"/>
              </w:tcPr>
            </w:tcPrChange>
          </w:tcPr>
          <w:p w14:paraId="51BA2E7A"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Cape May Warbler </w:t>
            </w:r>
          </w:p>
        </w:tc>
        <w:tc>
          <w:tcPr>
            <w:tcW w:w="830" w:type="pct"/>
            <w:tcPrChange w:id="531" w:author="kim" w:date="2020-02-04T14:05:00Z">
              <w:tcPr>
                <w:tcW w:w="1048" w:type="pct"/>
              </w:tcPr>
            </w:tcPrChange>
          </w:tcPr>
          <w:p w14:paraId="6E95DB74"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Setophaga</w:t>
            </w:r>
            <w:proofErr w:type="spellEnd"/>
            <w:r w:rsidRPr="00B23B5E">
              <w:rPr>
                <w:i/>
              </w:rPr>
              <w:t xml:space="preserve"> </w:t>
            </w:r>
            <w:proofErr w:type="spellStart"/>
            <w:r w:rsidRPr="00B23B5E">
              <w:rPr>
                <w:i/>
              </w:rPr>
              <w:t>tigrina</w:t>
            </w:r>
            <w:proofErr w:type="spellEnd"/>
          </w:p>
        </w:tc>
        <w:tc>
          <w:tcPr>
            <w:tcW w:w="830" w:type="pct"/>
            <w:tcPrChange w:id="532" w:author="kim" w:date="2020-02-04T14:05:00Z">
              <w:tcPr>
                <w:tcW w:w="1048" w:type="pct"/>
              </w:tcPr>
            </w:tcPrChange>
          </w:tcPr>
          <w:p w14:paraId="08B8F455"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33" w:author="kim" w:date="2020-02-04T14:05:00Z">
              <w:tcPr>
                <w:tcW w:w="1" w:type="pct"/>
              </w:tcPr>
            </w:tcPrChange>
          </w:tcPr>
          <w:p w14:paraId="169729FC"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663629C8" w14:textId="40326816" w:rsidTr="000C7A9E">
        <w:tc>
          <w:tcPr>
            <w:cnfStyle w:val="001000000000" w:firstRow="0" w:lastRow="0" w:firstColumn="1" w:lastColumn="0" w:oddVBand="0" w:evenVBand="0" w:oddHBand="0" w:evenHBand="0" w:firstRowFirstColumn="0" w:firstRowLastColumn="0" w:lastRowFirstColumn="0" w:lastRowLastColumn="0"/>
            <w:tcW w:w="540" w:type="pct"/>
            <w:tcPrChange w:id="534" w:author="kim" w:date="2020-02-04T14:05:00Z">
              <w:tcPr>
                <w:tcW w:w="584" w:type="pct"/>
              </w:tcPr>
            </w:tcPrChange>
          </w:tcPr>
          <w:p w14:paraId="51C2BD67" w14:textId="77777777" w:rsidR="000C7A9E" w:rsidRPr="00FA1C6B" w:rsidRDefault="000C7A9E" w:rsidP="009D24BB"/>
        </w:tc>
        <w:tc>
          <w:tcPr>
            <w:tcW w:w="840" w:type="pct"/>
            <w:tcPrChange w:id="535" w:author="kim" w:date="2020-02-04T14:05:00Z">
              <w:tcPr>
                <w:tcW w:w="908" w:type="pct"/>
              </w:tcPr>
            </w:tcPrChange>
          </w:tcPr>
          <w:p w14:paraId="36E90511"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OSFL</w:t>
            </w:r>
          </w:p>
        </w:tc>
        <w:tc>
          <w:tcPr>
            <w:tcW w:w="1131" w:type="pct"/>
            <w:tcPrChange w:id="536" w:author="kim" w:date="2020-02-04T14:05:00Z">
              <w:tcPr>
                <w:tcW w:w="1412" w:type="pct"/>
              </w:tcPr>
            </w:tcPrChange>
          </w:tcPr>
          <w:p w14:paraId="24741F31"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Olive-sided Flycatcher </w:t>
            </w:r>
          </w:p>
        </w:tc>
        <w:tc>
          <w:tcPr>
            <w:tcW w:w="830" w:type="pct"/>
            <w:tcPrChange w:id="537" w:author="kim" w:date="2020-02-04T14:05:00Z">
              <w:tcPr>
                <w:tcW w:w="1048" w:type="pct"/>
              </w:tcPr>
            </w:tcPrChange>
          </w:tcPr>
          <w:p w14:paraId="15DD4F41"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Contopus</w:t>
            </w:r>
            <w:proofErr w:type="spellEnd"/>
            <w:r w:rsidRPr="00B23B5E">
              <w:rPr>
                <w:i/>
              </w:rPr>
              <w:t xml:space="preserve"> </w:t>
            </w:r>
            <w:proofErr w:type="spellStart"/>
            <w:r w:rsidRPr="00B23B5E">
              <w:rPr>
                <w:i/>
              </w:rPr>
              <w:t>cooperi</w:t>
            </w:r>
            <w:proofErr w:type="spellEnd"/>
          </w:p>
        </w:tc>
        <w:tc>
          <w:tcPr>
            <w:tcW w:w="830" w:type="pct"/>
            <w:tcPrChange w:id="538" w:author="kim" w:date="2020-02-04T14:05:00Z">
              <w:tcPr>
                <w:tcW w:w="1048" w:type="pct"/>
              </w:tcPr>
            </w:tcPrChange>
          </w:tcPr>
          <w:p w14:paraId="2C61EC93"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39" w:author="kim" w:date="2020-02-04T14:05:00Z">
              <w:tcPr>
                <w:tcW w:w="1" w:type="pct"/>
              </w:tcPr>
            </w:tcPrChange>
          </w:tcPr>
          <w:p w14:paraId="68CFEF07"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1CFA1F44" w14:textId="0C11D3FC" w:rsidTr="000C7A9E">
        <w:tc>
          <w:tcPr>
            <w:cnfStyle w:val="001000000000" w:firstRow="0" w:lastRow="0" w:firstColumn="1" w:lastColumn="0" w:oddVBand="0" w:evenVBand="0" w:oddHBand="0" w:evenHBand="0" w:firstRowFirstColumn="0" w:firstRowLastColumn="0" w:lastRowFirstColumn="0" w:lastRowLastColumn="0"/>
            <w:tcW w:w="540" w:type="pct"/>
            <w:tcPrChange w:id="540" w:author="kim" w:date="2020-02-04T14:05:00Z">
              <w:tcPr>
                <w:tcW w:w="584" w:type="pct"/>
              </w:tcPr>
            </w:tcPrChange>
          </w:tcPr>
          <w:p w14:paraId="46EDCE33" w14:textId="77777777" w:rsidR="000C7A9E" w:rsidRPr="00FA1C6B" w:rsidRDefault="000C7A9E" w:rsidP="009D24BB"/>
        </w:tc>
        <w:tc>
          <w:tcPr>
            <w:tcW w:w="840" w:type="pct"/>
            <w:tcPrChange w:id="541" w:author="kim" w:date="2020-02-04T14:05:00Z">
              <w:tcPr>
                <w:tcW w:w="908" w:type="pct"/>
              </w:tcPr>
            </w:tcPrChange>
          </w:tcPr>
          <w:p w14:paraId="2C0C4DA0"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PIGR</w:t>
            </w:r>
          </w:p>
        </w:tc>
        <w:tc>
          <w:tcPr>
            <w:tcW w:w="1131" w:type="pct"/>
            <w:tcPrChange w:id="542" w:author="kim" w:date="2020-02-04T14:05:00Z">
              <w:tcPr>
                <w:tcW w:w="1412" w:type="pct"/>
              </w:tcPr>
            </w:tcPrChange>
          </w:tcPr>
          <w:p w14:paraId="6F0AB775"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Pine Grosbeak </w:t>
            </w:r>
          </w:p>
        </w:tc>
        <w:tc>
          <w:tcPr>
            <w:tcW w:w="830" w:type="pct"/>
            <w:tcPrChange w:id="543" w:author="kim" w:date="2020-02-04T14:05:00Z">
              <w:tcPr>
                <w:tcW w:w="1048" w:type="pct"/>
              </w:tcPr>
            </w:tcPrChange>
          </w:tcPr>
          <w:p w14:paraId="092CF686"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Pinicola</w:t>
            </w:r>
            <w:proofErr w:type="spellEnd"/>
            <w:r w:rsidRPr="00B23B5E">
              <w:rPr>
                <w:i/>
              </w:rPr>
              <w:t xml:space="preserve"> enucleator</w:t>
            </w:r>
          </w:p>
        </w:tc>
        <w:tc>
          <w:tcPr>
            <w:tcW w:w="830" w:type="pct"/>
            <w:tcPrChange w:id="544" w:author="kim" w:date="2020-02-04T14:05:00Z">
              <w:tcPr>
                <w:tcW w:w="1048" w:type="pct"/>
              </w:tcPr>
            </w:tcPrChange>
          </w:tcPr>
          <w:p w14:paraId="5BA52C70"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45" w:author="kim" w:date="2020-02-04T14:05:00Z">
              <w:tcPr>
                <w:tcW w:w="1" w:type="pct"/>
              </w:tcPr>
            </w:tcPrChange>
          </w:tcPr>
          <w:p w14:paraId="22FE285D"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77669CB7" w14:textId="0B5F4C02" w:rsidTr="000C7A9E">
        <w:tc>
          <w:tcPr>
            <w:cnfStyle w:val="001000000000" w:firstRow="0" w:lastRow="0" w:firstColumn="1" w:lastColumn="0" w:oddVBand="0" w:evenVBand="0" w:oddHBand="0" w:evenHBand="0" w:firstRowFirstColumn="0" w:firstRowLastColumn="0" w:lastRowFirstColumn="0" w:lastRowLastColumn="0"/>
            <w:tcW w:w="540" w:type="pct"/>
            <w:tcPrChange w:id="546" w:author="kim" w:date="2020-02-04T14:05:00Z">
              <w:tcPr>
                <w:tcW w:w="584" w:type="pct"/>
              </w:tcPr>
            </w:tcPrChange>
          </w:tcPr>
          <w:p w14:paraId="428E2A1A" w14:textId="77777777" w:rsidR="000C7A9E" w:rsidRPr="00FA1C6B" w:rsidRDefault="000C7A9E" w:rsidP="009D24BB"/>
        </w:tc>
        <w:tc>
          <w:tcPr>
            <w:tcW w:w="840" w:type="pct"/>
            <w:tcPrChange w:id="547" w:author="kim" w:date="2020-02-04T14:05:00Z">
              <w:tcPr>
                <w:tcW w:w="908" w:type="pct"/>
              </w:tcPr>
            </w:tcPrChange>
          </w:tcPr>
          <w:p w14:paraId="62F1FC56"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RUBL</w:t>
            </w:r>
          </w:p>
        </w:tc>
        <w:tc>
          <w:tcPr>
            <w:tcW w:w="1131" w:type="pct"/>
            <w:tcPrChange w:id="548" w:author="kim" w:date="2020-02-04T14:05:00Z">
              <w:tcPr>
                <w:tcW w:w="1412" w:type="pct"/>
              </w:tcPr>
            </w:tcPrChange>
          </w:tcPr>
          <w:p w14:paraId="786A67B9"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Red-winged Blackbird </w:t>
            </w:r>
          </w:p>
        </w:tc>
        <w:tc>
          <w:tcPr>
            <w:tcW w:w="830" w:type="pct"/>
            <w:tcPrChange w:id="549" w:author="kim" w:date="2020-02-04T14:05:00Z">
              <w:tcPr>
                <w:tcW w:w="1048" w:type="pct"/>
              </w:tcPr>
            </w:tcPrChange>
          </w:tcPr>
          <w:p w14:paraId="251A2769"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Agelaius</w:t>
            </w:r>
            <w:proofErr w:type="spellEnd"/>
            <w:r w:rsidRPr="00B23B5E">
              <w:rPr>
                <w:i/>
              </w:rPr>
              <w:t xml:space="preserve"> </w:t>
            </w:r>
            <w:proofErr w:type="spellStart"/>
            <w:r w:rsidRPr="00B23B5E">
              <w:rPr>
                <w:i/>
              </w:rPr>
              <w:t>phoeniceus</w:t>
            </w:r>
            <w:proofErr w:type="spellEnd"/>
          </w:p>
        </w:tc>
        <w:tc>
          <w:tcPr>
            <w:tcW w:w="830" w:type="pct"/>
            <w:tcPrChange w:id="550" w:author="kim" w:date="2020-02-04T14:05:00Z">
              <w:tcPr>
                <w:tcW w:w="1048" w:type="pct"/>
              </w:tcPr>
            </w:tcPrChange>
          </w:tcPr>
          <w:p w14:paraId="15223276"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51" w:author="kim" w:date="2020-02-04T14:05:00Z">
              <w:tcPr>
                <w:tcW w:w="1" w:type="pct"/>
              </w:tcPr>
            </w:tcPrChange>
          </w:tcPr>
          <w:p w14:paraId="61F3A27F"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29BFCFFE" w14:textId="5AADBDB3" w:rsidTr="000C7A9E">
        <w:tc>
          <w:tcPr>
            <w:cnfStyle w:val="001000000000" w:firstRow="0" w:lastRow="0" w:firstColumn="1" w:lastColumn="0" w:oddVBand="0" w:evenVBand="0" w:oddHBand="0" w:evenHBand="0" w:firstRowFirstColumn="0" w:firstRowLastColumn="0" w:lastRowFirstColumn="0" w:lastRowLastColumn="0"/>
            <w:tcW w:w="540" w:type="pct"/>
            <w:tcPrChange w:id="552" w:author="kim" w:date="2020-02-04T14:05:00Z">
              <w:tcPr>
                <w:tcW w:w="584" w:type="pct"/>
              </w:tcPr>
            </w:tcPrChange>
          </w:tcPr>
          <w:p w14:paraId="369713D0" w14:textId="77777777" w:rsidR="000C7A9E" w:rsidRPr="00FA1C6B" w:rsidRDefault="000C7A9E" w:rsidP="009D24BB"/>
        </w:tc>
        <w:tc>
          <w:tcPr>
            <w:tcW w:w="840" w:type="pct"/>
            <w:tcPrChange w:id="553" w:author="kim" w:date="2020-02-04T14:05:00Z">
              <w:tcPr>
                <w:tcW w:w="908" w:type="pct"/>
              </w:tcPr>
            </w:tcPrChange>
          </w:tcPr>
          <w:p w14:paraId="5CDFEBCD"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SWTH</w:t>
            </w:r>
          </w:p>
        </w:tc>
        <w:tc>
          <w:tcPr>
            <w:tcW w:w="1131" w:type="pct"/>
            <w:tcPrChange w:id="554" w:author="kim" w:date="2020-02-04T14:05:00Z">
              <w:tcPr>
                <w:tcW w:w="1412" w:type="pct"/>
              </w:tcPr>
            </w:tcPrChange>
          </w:tcPr>
          <w:p w14:paraId="1565FE21"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proofErr w:type="spellStart"/>
            <w:r w:rsidRPr="00FA1C6B">
              <w:t>Swainson's</w:t>
            </w:r>
            <w:proofErr w:type="spellEnd"/>
            <w:r w:rsidRPr="00FA1C6B">
              <w:t xml:space="preserve"> Thrush </w:t>
            </w:r>
          </w:p>
        </w:tc>
        <w:tc>
          <w:tcPr>
            <w:tcW w:w="830" w:type="pct"/>
            <w:tcPrChange w:id="555" w:author="kim" w:date="2020-02-04T14:05:00Z">
              <w:tcPr>
                <w:tcW w:w="1048" w:type="pct"/>
              </w:tcPr>
            </w:tcPrChange>
          </w:tcPr>
          <w:p w14:paraId="04D2E5A0"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Catharus</w:t>
            </w:r>
            <w:proofErr w:type="spellEnd"/>
            <w:r w:rsidRPr="00B23B5E">
              <w:rPr>
                <w:i/>
              </w:rPr>
              <w:t xml:space="preserve"> </w:t>
            </w:r>
            <w:proofErr w:type="spellStart"/>
            <w:r w:rsidRPr="00B23B5E">
              <w:rPr>
                <w:i/>
              </w:rPr>
              <w:t>ustulatus</w:t>
            </w:r>
            <w:proofErr w:type="spellEnd"/>
          </w:p>
        </w:tc>
        <w:tc>
          <w:tcPr>
            <w:tcW w:w="830" w:type="pct"/>
            <w:tcPrChange w:id="556" w:author="kim" w:date="2020-02-04T14:05:00Z">
              <w:tcPr>
                <w:tcW w:w="1048" w:type="pct"/>
              </w:tcPr>
            </w:tcPrChange>
          </w:tcPr>
          <w:p w14:paraId="1B256CA5"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57" w:author="kim" w:date="2020-02-04T14:05:00Z">
              <w:tcPr>
                <w:tcW w:w="1" w:type="pct"/>
              </w:tcPr>
            </w:tcPrChange>
          </w:tcPr>
          <w:p w14:paraId="56535484"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2C3D2AD2" w14:textId="55DE39A6" w:rsidTr="000C7A9E">
        <w:tc>
          <w:tcPr>
            <w:cnfStyle w:val="001000000000" w:firstRow="0" w:lastRow="0" w:firstColumn="1" w:lastColumn="0" w:oddVBand="0" w:evenVBand="0" w:oddHBand="0" w:evenHBand="0" w:firstRowFirstColumn="0" w:firstRowLastColumn="0" w:lastRowFirstColumn="0" w:lastRowLastColumn="0"/>
            <w:tcW w:w="540" w:type="pct"/>
            <w:tcPrChange w:id="558" w:author="kim" w:date="2020-02-04T14:05:00Z">
              <w:tcPr>
                <w:tcW w:w="584" w:type="pct"/>
              </w:tcPr>
            </w:tcPrChange>
          </w:tcPr>
          <w:p w14:paraId="3E9B04D6" w14:textId="77777777" w:rsidR="000C7A9E" w:rsidRPr="00FA1C6B" w:rsidRDefault="000C7A9E" w:rsidP="009D24BB"/>
        </w:tc>
        <w:tc>
          <w:tcPr>
            <w:tcW w:w="840" w:type="pct"/>
            <w:tcPrChange w:id="559" w:author="kim" w:date="2020-02-04T14:05:00Z">
              <w:tcPr>
                <w:tcW w:w="908" w:type="pct"/>
              </w:tcPr>
            </w:tcPrChange>
          </w:tcPr>
          <w:p w14:paraId="5C155D1B"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WWCR</w:t>
            </w:r>
          </w:p>
        </w:tc>
        <w:tc>
          <w:tcPr>
            <w:tcW w:w="1131" w:type="pct"/>
            <w:tcPrChange w:id="560" w:author="kim" w:date="2020-02-04T14:05:00Z">
              <w:tcPr>
                <w:tcW w:w="1412" w:type="pct"/>
              </w:tcPr>
            </w:tcPrChange>
          </w:tcPr>
          <w:p w14:paraId="3AA1CD12"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White-winged Crossbill </w:t>
            </w:r>
          </w:p>
        </w:tc>
        <w:tc>
          <w:tcPr>
            <w:tcW w:w="830" w:type="pct"/>
            <w:tcPrChange w:id="561" w:author="kim" w:date="2020-02-04T14:05:00Z">
              <w:tcPr>
                <w:tcW w:w="1048" w:type="pct"/>
              </w:tcPr>
            </w:tcPrChange>
          </w:tcPr>
          <w:p w14:paraId="6C44F378"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Loxia</w:t>
            </w:r>
            <w:proofErr w:type="spellEnd"/>
            <w:r w:rsidRPr="00B23B5E">
              <w:rPr>
                <w:i/>
              </w:rPr>
              <w:t xml:space="preserve"> </w:t>
            </w:r>
            <w:proofErr w:type="spellStart"/>
            <w:r w:rsidRPr="00B23B5E">
              <w:rPr>
                <w:i/>
              </w:rPr>
              <w:t>leucoptera</w:t>
            </w:r>
            <w:proofErr w:type="spellEnd"/>
          </w:p>
        </w:tc>
        <w:tc>
          <w:tcPr>
            <w:tcW w:w="830" w:type="pct"/>
            <w:tcPrChange w:id="562" w:author="kim" w:date="2020-02-04T14:05:00Z">
              <w:tcPr>
                <w:tcW w:w="1048" w:type="pct"/>
              </w:tcPr>
            </w:tcPrChange>
          </w:tcPr>
          <w:p w14:paraId="0D9661CD"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63" w:author="kim" w:date="2020-02-04T14:05:00Z">
              <w:tcPr>
                <w:tcW w:w="1" w:type="pct"/>
              </w:tcPr>
            </w:tcPrChange>
          </w:tcPr>
          <w:p w14:paraId="49566C25"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26384065" w14:textId="137FB54A" w:rsidTr="000C7A9E">
        <w:tc>
          <w:tcPr>
            <w:cnfStyle w:val="001000000000" w:firstRow="0" w:lastRow="0" w:firstColumn="1" w:lastColumn="0" w:oddVBand="0" w:evenVBand="0" w:oddHBand="0" w:evenHBand="0" w:firstRowFirstColumn="0" w:firstRowLastColumn="0" w:lastRowFirstColumn="0" w:lastRowLastColumn="0"/>
            <w:tcW w:w="540" w:type="pct"/>
            <w:tcPrChange w:id="564" w:author="kim" w:date="2020-02-04T14:05:00Z">
              <w:tcPr>
                <w:tcW w:w="584" w:type="pct"/>
              </w:tcPr>
            </w:tcPrChange>
          </w:tcPr>
          <w:p w14:paraId="12DB7E6F" w14:textId="77777777" w:rsidR="000C7A9E" w:rsidRPr="00FA1C6B" w:rsidRDefault="000C7A9E" w:rsidP="002A2DB9"/>
        </w:tc>
        <w:tc>
          <w:tcPr>
            <w:tcW w:w="840" w:type="pct"/>
            <w:tcPrChange w:id="565" w:author="kim" w:date="2020-02-04T14:05:00Z">
              <w:tcPr>
                <w:tcW w:w="908" w:type="pct"/>
              </w:tcPr>
            </w:tcPrChange>
          </w:tcPr>
          <w:p w14:paraId="098E10A4"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proofErr w:type="spellStart"/>
            <w:r>
              <w:t>ForestBirds</w:t>
            </w:r>
            <w:proofErr w:type="spellEnd"/>
          </w:p>
        </w:tc>
        <w:tc>
          <w:tcPr>
            <w:tcW w:w="1131" w:type="pct"/>
            <w:tcPrChange w:id="566" w:author="kim" w:date="2020-02-04T14:05:00Z">
              <w:tcPr>
                <w:tcW w:w="1412" w:type="pct"/>
              </w:tcPr>
            </w:tcPrChange>
          </w:tcPr>
          <w:p w14:paraId="2A210C6A"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r>
              <w:t>All forest birds</w:t>
            </w:r>
          </w:p>
        </w:tc>
        <w:tc>
          <w:tcPr>
            <w:tcW w:w="830" w:type="pct"/>
            <w:tcPrChange w:id="567" w:author="kim" w:date="2020-02-04T14:05:00Z">
              <w:tcPr>
                <w:tcW w:w="1048" w:type="pct"/>
              </w:tcPr>
            </w:tcPrChange>
          </w:tcPr>
          <w:p w14:paraId="50E6181F" w14:textId="7213D670"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r>
              <w:t>53 species</w:t>
            </w:r>
          </w:p>
        </w:tc>
        <w:tc>
          <w:tcPr>
            <w:tcW w:w="830" w:type="pct"/>
            <w:tcPrChange w:id="568" w:author="kim" w:date="2020-02-04T14:05:00Z">
              <w:tcPr>
                <w:tcW w:w="1048" w:type="pct"/>
              </w:tcPr>
            </w:tcPrChange>
          </w:tcPr>
          <w:p w14:paraId="7D263153" w14:textId="77777777" w:rsidR="000C7A9E" w:rsidRDefault="000C7A9E" w:rsidP="002A2DB9">
            <w:pPr>
              <w:cnfStyle w:val="000000000000" w:firstRow="0" w:lastRow="0" w:firstColumn="0" w:lastColumn="0" w:oddVBand="0" w:evenVBand="0" w:oddHBand="0" w:evenHBand="0" w:firstRowFirstColumn="0" w:firstRowLastColumn="0" w:lastRowFirstColumn="0" w:lastRowLastColumn="0"/>
            </w:pPr>
          </w:p>
        </w:tc>
        <w:tc>
          <w:tcPr>
            <w:tcW w:w="830" w:type="pct"/>
            <w:tcPrChange w:id="569" w:author="kim" w:date="2020-02-04T14:05:00Z">
              <w:tcPr>
                <w:tcW w:w="1" w:type="pct"/>
              </w:tcPr>
            </w:tcPrChange>
          </w:tcPr>
          <w:p w14:paraId="255A964D" w14:textId="77777777" w:rsidR="000C7A9E" w:rsidRDefault="000C7A9E" w:rsidP="002A2DB9">
            <w:pPr>
              <w:cnfStyle w:val="000000000000" w:firstRow="0" w:lastRow="0" w:firstColumn="0" w:lastColumn="0" w:oddVBand="0" w:evenVBand="0" w:oddHBand="0" w:evenHBand="0" w:firstRowFirstColumn="0" w:firstRowLastColumn="0" w:lastRowFirstColumn="0" w:lastRowLastColumn="0"/>
            </w:pPr>
          </w:p>
        </w:tc>
      </w:tr>
      <w:tr w:rsidR="000C7A9E" w:rsidRPr="00FA1C6B" w14:paraId="0895D12D" w14:textId="1F44C737" w:rsidTr="000C7A9E">
        <w:tc>
          <w:tcPr>
            <w:cnfStyle w:val="001000000000" w:firstRow="0" w:lastRow="0" w:firstColumn="1" w:lastColumn="0" w:oddVBand="0" w:evenVBand="0" w:oddHBand="0" w:evenHBand="0" w:firstRowFirstColumn="0" w:firstRowLastColumn="0" w:lastRowFirstColumn="0" w:lastRowLastColumn="0"/>
            <w:tcW w:w="540" w:type="pct"/>
            <w:tcPrChange w:id="570" w:author="kim" w:date="2020-02-04T14:05:00Z">
              <w:tcPr>
                <w:tcW w:w="584" w:type="pct"/>
              </w:tcPr>
            </w:tcPrChange>
          </w:tcPr>
          <w:p w14:paraId="41A0873E" w14:textId="77777777" w:rsidR="000C7A9E" w:rsidRPr="00FA1C6B" w:rsidRDefault="000C7A9E" w:rsidP="009403B3"/>
        </w:tc>
        <w:tc>
          <w:tcPr>
            <w:tcW w:w="840" w:type="pct"/>
            <w:tcPrChange w:id="571" w:author="kim" w:date="2020-02-04T14:05:00Z">
              <w:tcPr>
                <w:tcW w:w="908" w:type="pct"/>
              </w:tcPr>
            </w:tcPrChange>
          </w:tcPr>
          <w:p w14:paraId="46711DE7" w14:textId="77777777" w:rsidR="000C7A9E" w:rsidRPr="00FA1C6B" w:rsidRDefault="000C7A9E" w:rsidP="009403B3">
            <w:pPr>
              <w:jc w:val="left"/>
              <w:cnfStyle w:val="000000000000" w:firstRow="0" w:lastRow="0" w:firstColumn="0" w:lastColumn="0" w:oddVBand="0" w:evenVBand="0" w:oddHBand="0" w:evenHBand="0" w:firstRowFirstColumn="0" w:firstRowLastColumn="0" w:lastRowFirstColumn="0" w:lastRowLastColumn="0"/>
            </w:pPr>
            <w:proofErr w:type="spellStart"/>
            <w:r>
              <w:t>AllBirds</w:t>
            </w:r>
            <w:proofErr w:type="spellEnd"/>
          </w:p>
        </w:tc>
        <w:tc>
          <w:tcPr>
            <w:tcW w:w="1131" w:type="pct"/>
            <w:tcPrChange w:id="572" w:author="kim" w:date="2020-02-04T14:05:00Z">
              <w:tcPr>
                <w:tcW w:w="1412" w:type="pct"/>
              </w:tcPr>
            </w:tcPrChange>
          </w:tcPr>
          <w:p w14:paraId="7C951296" w14:textId="22A2C136" w:rsidR="000C7A9E" w:rsidRPr="00FA1C6B" w:rsidRDefault="000C7A9E" w:rsidP="009403B3">
            <w:pPr>
              <w:jc w:val="left"/>
              <w:cnfStyle w:val="000000000000" w:firstRow="0" w:lastRow="0" w:firstColumn="0" w:lastColumn="0" w:oddVBand="0" w:evenVBand="0" w:oddHBand="0" w:evenHBand="0" w:firstRowFirstColumn="0" w:firstRowLastColumn="0" w:lastRowFirstColumn="0" w:lastRowLastColumn="0"/>
            </w:pPr>
            <w:r>
              <w:t>All birds</w:t>
            </w:r>
          </w:p>
        </w:tc>
        <w:tc>
          <w:tcPr>
            <w:tcW w:w="830" w:type="pct"/>
            <w:tcPrChange w:id="573" w:author="kim" w:date="2020-02-04T14:05:00Z">
              <w:tcPr>
                <w:tcW w:w="1048" w:type="pct"/>
              </w:tcPr>
            </w:tcPrChange>
          </w:tcPr>
          <w:p w14:paraId="7DF7055E" w14:textId="30007835" w:rsidR="000C7A9E" w:rsidRPr="00FA1C6B" w:rsidRDefault="000C7A9E" w:rsidP="009403B3">
            <w:pPr>
              <w:jc w:val="left"/>
              <w:cnfStyle w:val="000000000000" w:firstRow="0" w:lastRow="0" w:firstColumn="0" w:lastColumn="0" w:oddVBand="0" w:evenVBand="0" w:oddHBand="0" w:evenHBand="0" w:firstRowFirstColumn="0" w:firstRowLastColumn="0" w:lastRowFirstColumn="0" w:lastRowLastColumn="0"/>
            </w:pPr>
            <w:r>
              <w:t>80 species</w:t>
            </w:r>
          </w:p>
        </w:tc>
        <w:tc>
          <w:tcPr>
            <w:tcW w:w="830" w:type="pct"/>
            <w:tcPrChange w:id="574" w:author="kim" w:date="2020-02-04T14:05:00Z">
              <w:tcPr>
                <w:tcW w:w="1048" w:type="pct"/>
              </w:tcPr>
            </w:tcPrChange>
          </w:tcPr>
          <w:p w14:paraId="3B5E7D9F" w14:textId="77777777" w:rsidR="000C7A9E" w:rsidRDefault="000C7A9E" w:rsidP="009403B3">
            <w:pPr>
              <w:cnfStyle w:val="000000000000" w:firstRow="0" w:lastRow="0" w:firstColumn="0" w:lastColumn="0" w:oddVBand="0" w:evenVBand="0" w:oddHBand="0" w:evenHBand="0" w:firstRowFirstColumn="0" w:firstRowLastColumn="0" w:lastRowFirstColumn="0" w:lastRowLastColumn="0"/>
            </w:pPr>
          </w:p>
        </w:tc>
        <w:tc>
          <w:tcPr>
            <w:tcW w:w="830" w:type="pct"/>
            <w:tcPrChange w:id="575" w:author="kim" w:date="2020-02-04T14:05:00Z">
              <w:tcPr>
                <w:tcW w:w="1" w:type="pct"/>
              </w:tcPr>
            </w:tcPrChange>
          </w:tcPr>
          <w:p w14:paraId="2C9B4826" w14:textId="77777777" w:rsidR="000C7A9E" w:rsidRDefault="000C7A9E" w:rsidP="009403B3">
            <w:pPr>
              <w:cnfStyle w:val="000000000000" w:firstRow="0" w:lastRow="0" w:firstColumn="0" w:lastColumn="0" w:oddVBand="0" w:evenVBand="0" w:oddHBand="0" w:evenHBand="0" w:firstRowFirstColumn="0" w:firstRowLastColumn="0" w:lastRowFirstColumn="0" w:lastRowLastColumn="0"/>
            </w:pPr>
          </w:p>
        </w:tc>
      </w:tr>
      <w:tr w:rsidR="000C7A9E" w:rsidRPr="00FA1C6B" w14:paraId="63D1E832" w14:textId="5C2B9200" w:rsidTr="000C7A9E">
        <w:tc>
          <w:tcPr>
            <w:cnfStyle w:val="001000000000" w:firstRow="0" w:lastRow="0" w:firstColumn="1" w:lastColumn="0" w:oddVBand="0" w:evenVBand="0" w:oddHBand="0" w:evenHBand="0" w:firstRowFirstColumn="0" w:firstRowLastColumn="0" w:lastRowFirstColumn="0" w:lastRowLastColumn="0"/>
            <w:tcW w:w="540" w:type="pct"/>
            <w:tcPrChange w:id="576" w:author="kim" w:date="2020-02-04T14:05:00Z">
              <w:tcPr>
                <w:tcW w:w="584" w:type="pct"/>
              </w:tcPr>
            </w:tcPrChange>
          </w:tcPr>
          <w:p w14:paraId="71C2EF0B" w14:textId="4D51331C" w:rsidR="000C7A9E" w:rsidRPr="00FA1C6B" w:rsidRDefault="000C7A9E" w:rsidP="002A2DB9">
            <w:r>
              <w:t>Waterfowl</w:t>
            </w:r>
          </w:p>
        </w:tc>
        <w:tc>
          <w:tcPr>
            <w:tcW w:w="840" w:type="pct"/>
            <w:tcPrChange w:id="577" w:author="kim" w:date="2020-02-04T14:05:00Z">
              <w:tcPr>
                <w:tcW w:w="908" w:type="pct"/>
              </w:tcPr>
            </w:tcPrChange>
          </w:tcPr>
          <w:p w14:paraId="5E597454"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proofErr w:type="spellStart"/>
            <w:r>
              <w:t>CavityNesters</w:t>
            </w:r>
            <w:proofErr w:type="spellEnd"/>
          </w:p>
        </w:tc>
        <w:tc>
          <w:tcPr>
            <w:tcW w:w="1131" w:type="pct"/>
            <w:tcPrChange w:id="578" w:author="kim" w:date="2020-02-04T14:05:00Z">
              <w:tcPr>
                <w:tcW w:w="1412" w:type="pct"/>
              </w:tcPr>
            </w:tcPrChange>
          </w:tcPr>
          <w:p w14:paraId="28D093C2"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r>
              <w:t>Cavity nesting waterfowl</w:t>
            </w:r>
          </w:p>
        </w:tc>
        <w:tc>
          <w:tcPr>
            <w:tcW w:w="830" w:type="pct"/>
            <w:tcPrChange w:id="579" w:author="kim" w:date="2020-02-04T14:05:00Z">
              <w:tcPr>
                <w:tcW w:w="1048" w:type="pct"/>
              </w:tcPr>
            </w:tcPrChange>
          </w:tcPr>
          <w:p w14:paraId="64C139C3"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r>
              <w:t>6 species</w:t>
            </w:r>
          </w:p>
        </w:tc>
        <w:tc>
          <w:tcPr>
            <w:tcW w:w="830" w:type="pct"/>
            <w:tcPrChange w:id="580" w:author="kim" w:date="2020-02-04T14:05:00Z">
              <w:tcPr>
                <w:tcW w:w="1048" w:type="pct"/>
              </w:tcPr>
            </w:tcPrChange>
          </w:tcPr>
          <w:p w14:paraId="094ADE64" w14:textId="77777777" w:rsidR="000C7A9E" w:rsidRDefault="000C7A9E" w:rsidP="002A2DB9">
            <w:pPr>
              <w:cnfStyle w:val="000000000000" w:firstRow="0" w:lastRow="0" w:firstColumn="0" w:lastColumn="0" w:oddVBand="0" w:evenVBand="0" w:oddHBand="0" w:evenHBand="0" w:firstRowFirstColumn="0" w:firstRowLastColumn="0" w:lastRowFirstColumn="0" w:lastRowLastColumn="0"/>
            </w:pPr>
          </w:p>
        </w:tc>
        <w:tc>
          <w:tcPr>
            <w:tcW w:w="830" w:type="pct"/>
            <w:tcPrChange w:id="581" w:author="kim" w:date="2020-02-04T14:05:00Z">
              <w:tcPr>
                <w:tcW w:w="1" w:type="pct"/>
              </w:tcPr>
            </w:tcPrChange>
          </w:tcPr>
          <w:p w14:paraId="0E8CECAF" w14:textId="77777777" w:rsidR="000C7A9E" w:rsidRDefault="000C7A9E" w:rsidP="002A2DB9">
            <w:pPr>
              <w:cnfStyle w:val="000000000000" w:firstRow="0" w:lastRow="0" w:firstColumn="0" w:lastColumn="0" w:oddVBand="0" w:evenVBand="0" w:oddHBand="0" w:evenHBand="0" w:firstRowFirstColumn="0" w:firstRowLastColumn="0" w:lastRowFirstColumn="0" w:lastRowLastColumn="0"/>
            </w:pPr>
          </w:p>
        </w:tc>
      </w:tr>
      <w:tr w:rsidR="000C7A9E" w:rsidRPr="00FA1C6B" w14:paraId="78D7067C" w14:textId="4F60B184" w:rsidTr="000C7A9E">
        <w:tc>
          <w:tcPr>
            <w:cnfStyle w:val="001000000000" w:firstRow="0" w:lastRow="0" w:firstColumn="1" w:lastColumn="0" w:oddVBand="0" w:evenVBand="0" w:oddHBand="0" w:evenHBand="0" w:firstRowFirstColumn="0" w:firstRowLastColumn="0" w:lastRowFirstColumn="0" w:lastRowLastColumn="0"/>
            <w:tcW w:w="540" w:type="pct"/>
            <w:tcPrChange w:id="582" w:author="kim" w:date="2020-02-04T14:05:00Z">
              <w:tcPr>
                <w:tcW w:w="584" w:type="pct"/>
              </w:tcPr>
            </w:tcPrChange>
          </w:tcPr>
          <w:p w14:paraId="06C5B7C2" w14:textId="77777777" w:rsidR="000C7A9E" w:rsidRPr="00FA1C6B" w:rsidRDefault="000C7A9E" w:rsidP="002A2DB9"/>
        </w:tc>
        <w:tc>
          <w:tcPr>
            <w:tcW w:w="840" w:type="pct"/>
            <w:tcPrChange w:id="583" w:author="kim" w:date="2020-02-04T14:05:00Z">
              <w:tcPr>
                <w:tcW w:w="908" w:type="pct"/>
              </w:tcPr>
            </w:tcPrChange>
          </w:tcPr>
          <w:p w14:paraId="6A274F09"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proofErr w:type="spellStart"/>
            <w:r>
              <w:t>GroundNesters</w:t>
            </w:r>
            <w:proofErr w:type="spellEnd"/>
          </w:p>
        </w:tc>
        <w:tc>
          <w:tcPr>
            <w:tcW w:w="1131" w:type="pct"/>
            <w:tcPrChange w:id="584" w:author="kim" w:date="2020-02-04T14:05:00Z">
              <w:tcPr>
                <w:tcW w:w="1412" w:type="pct"/>
              </w:tcPr>
            </w:tcPrChange>
          </w:tcPr>
          <w:p w14:paraId="01100A01"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r>
              <w:t>Ground nesting waterfowl</w:t>
            </w:r>
          </w:p>
        </w:tc>
        <w:tc>
          <w:tcPr>
            <w:tcW w:w="830" w:type="pct"/>
            <w:tcPrChange w:id="585" w:author="kim" w:date="2020-02-04T14:05:00Z">
              <w:tcPr>
                <w:tcW w:w="1048" w:type="pct"/>
              </w:tcPr>
            </w:tcPrChange>
          </w:tcPr>
          <w:p w14:paraId="5F5C73E5"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r>
              <w:t>11 species</w:t>
            </w:r>
          </w:p>
        </w:tc>
        <w:tc>
          <w:tcPr>
            <w:tcW w:w="830" w:type="pct"/>
            <w:tcPrChange w:id="586" w:author="kim" w:date="2020-02-04T14:05:00Z">
              <w:tcPr>
                <w:tcW w:w="1048" w:type="pct"/>
              </w:tcPr>
            </w:tcPrChange>
          </w:tcPr>
          <w:p w14:paraId="452D22A3" w14:textId="77777777" w:rsidR="000C7A9E" w:rsidRDefault="000C7A9E" w:rsidP="002A2DB9">
            <w:pPr>
              <w:cnfStyle w:val="000000000000" w:firstRow="0" w:lastRow="0" w:firstColumn="0" w:lastColumn="0" w:oddVBand="0" w:evenVBand="0" w:oddHBand="0" w:evenHBand="0" w:firstRowFirstColumn="0" w:firstRowLastColumn="0" w:lastRowFirstColumn="0" w:lastRowLastColumn="0"/>
            </w:pPr>
          </w:p>
        </w:tc>
        <w:tc>
          <w:tcPr>
            <w:tcW w:w="830" w:type="pct"/>
            <w:tcPrChange w:id="587" w:author="kim" w:date="2020-02-04T14:05:00Z">
              <w:tcPr>
                <w:tcW w:w="1" w:type="pct"/>
              </w:tcPr>
            </w:tcPrChange>
          </w:tcPr>
          <w:p w14:paraId="4B86FAC8" w14:textId="77777777" w:rsidR="000C7A9E" w:rsidRDefault="000C7A9E" w:rsidP="002A2DB9">
            <w:pPr>
              <w:cnfStyle w:val="000000000000" w:firstRow="0" w:lastRow="0" w:firstColumn="0" w:lastColumn="0" w:oddVBand="0" w:evenVBand="0" w:oddHBand="0" w:evenHBand="0" w:firstRowFirstColumn="0" w:firstRowLastColumn="0" w:lastRowFirstColumn="0" w:lastRowLastColumn="0"/>
            </w:pPr>
          </w:p>
        </w:tc>
      </w:tr>
      <w:tr w:rsidR="000C7A9E" w:rsidRPr="00FA1C6B" w14:paraId="38FC6138" w14:textId="144F9EBB" w:rsidTr="000C7A9E">
        <w:tc>
          <w:tcPr>
            <w:cnfStyle w:val="001000000000" w:firstRow="0" w:lastRow="0" w:firstColumn="1" w:lastColumn="0" w:oddVBand="0" w:evenVBand="0" w:oddHBand="0" w:evenHBand="0" w:firstRowFirstColumn="0" w:firstRowLastColumn="0" w:lastRowFirstColumn="0" w:lastRowLastColumn="0"/>
            <w:tcW w:w="540" w:type="pct"/>
            <w:tcPrChange w:id="588" w:author="kim" w:date="2020-02-04T14:05:00Z">
              <w:tcPr>
                <w:tcW w:w="584" w:type="pct"/>
              </w:tcPr>
            </w:tcPrChange>
          </w:tcPr>
          <w:p w14:paraId="6C20B6BC" w14:textId="77777777" w:rsidR="000C7A9E" w:rsidRPr="00FA1C6B" w:rsidRDefault="000C7A9E" w:rsidP="002A2DB9"/>
        </w:tc>
        <w:tc>
          <w:tcPr>
            <w:tcW w:w="840" w:type="pct"/>
            <w:tcPrChange w:id="589" w:author="kim" w:date="2020-02-04T14:05:00Z">
              <w:tcPr>
                <w:tcW w:w="908" w:type="pct"/>
              </w:tcPr>
            </w:tcPrChange>
          </w:tcPr>
          <w:p w14:paraId="3E0F3585"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proofErr w:type="spellStart"/>
            <w:r>
              <w:t>OverwaterNesters</w:t>
            </w:r>
            <w:proofErr w:type="spellEnd"/>
          </w:p>
        </w:tc>
        <w:tc>
          <w:tcPr>
            <w:tcW w:w="1131" w:type="pct"/>
            <w:tcPrChange w:id="590" w:author="kim" w:date="2020-02-04T14:05:00Z">
              <w:tcPr>
                <w:tcW w:w="1412" w:type="pct"/>
              </w:tcPr>
            </w:tcPrChange>
          </w:tcPr>
          <w:p w14:paraId="68850675"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r>
              <w:t>Overwater nesting waterfowl</w:t>
            </w:r>
          </w:p>
        </w:tc>
        <w:tc>
          <w:tcPr>
            <w:tcW w:w="830" w:type="pct"/>
            <w:tcPrChange w:id="591" w:author="kim" w:date="2020-02-04T14:05:00Z">
              <w:tcPr>
                <w:tcW w:w="1048" w:type="pct"/>
              </w:tcPr>
            </w:tcPrChange>
          </w:tcPr>
          <w:p w14:paraId="525599DC"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r>
              <w:t>6 species</w:t>
            </w:r>
          </w:p>
        </w:tc>
        <w:tc>
          <w:tcPr>
            <w:tcW w:w="830" w:type="pct"/>
            <w:tcPrChange w:id="592" w:author="kim" w:date="2020-02-04T14:05:00Z">
              <w:tcPr>
                <w:tcW w:w="1048" w:type="pct"/>
              </w:tcPr>
            </w:tcPrChange>
          </w:tcPr>
          <w:p w14:paraId="7E93DFF0" w14:textId="77777777" w:rsidR="000C7A9E" w:rsidRDefault="000C7A9E" w:rsidP="002A2DB9">
            <w:pPr>
              <w:cnfStyle w:val="000000000000" w:firstRow="0" w:lastRow="0" w:firstColumn="0" w:lastColumn="0" w:oddVBand="0" w:evenVBand="0" w:oddHBand="0" w:evenHBand="0" w:firstRowFirstColumn="0" w:firstRowLastColumn="0" w:lastRowFirstColumn="0" w:lastRowLastColumn="0"/>
            </w:pPr>
          </w:p>
        </w:tc>
        <w:tc>
          <w:tcPr>
            <w:tcW w:w="830" w:type="pct"/>
            <w:tcPrChange w:id="593" w:author="kim" w:date="2020-02-04T14:05:00Z">
              <w:tcPr>
                <w:tcW w:w="1" w:type="pct"/>
              </w:tcPr>
            </w:tcPrChange>
          </w:tcPr>
          <w:p w14:paraId="4D8917C4" w14:textId="77777777" w:rsidR="000C7A9E" w:rsidRDefault="000C7A9E" w:rsidP="002A2DB9">
            <w:pPr>
              <w:cnfStyle w:val="000000000000" w:firstRow="0" w:lastRow="0" w:firstColumn="0" w:lastColumn="0" w:oddVBand="0" w:evenVBand="0" w:oddHBand="0" w:evenHBand="0" w:firstRowFirstColumn="0" w:firstRowLastColumn="0" w:lastRowFirstColumn="0" w:lastRowLastColumn="0"/>
            </w:pPr>
          </w:p>
        </w:tc>
      </w:tr>
      <w:tr w:rsidR="000C7A9E" w:rsidRPr="00FA1C6B" w14:paraId="46C5D941" w14:textId="1F619E03" w:rsidTr="000C7A9E">
        <w:tc>
          <w:tcPr>
            <w:cnfStyle w:val="001000000000" w:firstRow="0" w:lastRow="0" w:firstColumn="1" w:lastColumn="0" w:oddVBand="0" w:evenVBand="0" w:oddHBand="0" w:evenHBand="0" w:firstRowFirstColumn="0" w:firstRowLastColumn="0" w:lastRowFirstColumn="0" w:lastRowLastColumn="0"/>
            <w:tcW w:w="540" w:type="pct"/>
            <w:tcPrChange w:id="594" w:author="kim" w:date="2020-02-04T14:05:00Z">
              <w:tcPr>
                <w:tcW w:w="584" w:type="pct"/>
              </w:tcPr>
            </w:tcPrChange>
          </w:tcPr>
          <w:p w14:paraId="373275A1" w14:textId="3D24F17E" w:rsidR="000C7A9E" w:rsidRPr="00FA1C6B" w:rsidRDefault="000C7A9E" w:rsidP="009403B3"/>
        </w:tc>
        <w:tc>
          <w:tcPr>
            <w:tcW w:w="840" w:type="pct"/>
            <w:tcPrChange w:id="595" w:author="kim" w:date="2020-02-04T14:05:00Z">
              <w:tcPr>
                <w:tcW w:w="908" w:type="pct"/>
              </w:tcPr>
            </w:tcPrChange>
          </w:tcPr>
          <w:p w14:paraId="25D76B72" w14:textId="77777777" w:rsidR="000C7A9E" w:rsidRPr="00FA1C6B" w:rsidRDefault="000C7A9E" w:rsidP="009403B3">
            <w:pPr>
              <w:jc w:val="left"/>
              <w:cnfStyle w:val="000000000000" w:firstRow="0" w:lastRow="0" w:firstColumn="0" w:lastColumn="0" w:oddVBand="0" w:evenVBand="0" w:oddHBand="0" w:evenHBand="0" w:firstRowFirstColumn="0" w:firstRowLastColumn="0" w:lastRowFirstColumn="0" w:lastRowLastColumn="0"/>
            </w:pPr>
            <w:proofErr w:type="spellStart"/>
            <w:r>
              <w:t>AllWaterfowl</w:t>
            </w:r>
            <w:proofErr w:type="spellEnd"/>
          </w:p>
        </w:tc>
        <w:tc>
          <w:tcPr>
            <w:tcW w:w="1131" w:type="pct"/>
            <w:tcPrChange w:id="596" w:author="kim" w:date="2020-02-04T14:05:00Z">
              <w:tcPr>
                <w:tcW w:w="1412" w:type="pct"/>
              </w:tcPr>
            </w:tcPrChange>
          </w:tcPr>
          <w:p w14:paraId="5441B29B" w14:textId="77777777" w:rsidR="000C7A9E" w:rsidRPr="00FA1C6B" w:rsidRDefault="000C7A9E" w:rsidP="009403B3">
            <w:pPr>
              <w:jc w:val="left"/>
              <w:cnfStyle w:val="000000000000" w:firstRow="0" w:lastRow="0" w:firstColumn="0" w:lastColumn="0" w:oddVBand="0" w:evenVBand="0" w:oddHBand="0" w:evenHBand="0" w:firstRowFirstColumn="0" w:firstRowLastColumn="0" w:lastRowFirstColumn="0" w:lastRowLastColumn="0"/>
            </w:pPr>
            <w:r>
              <w:t>All waterfowl</w:t>
            </w:r>
          </w:p>
        </w:tc>
        <w:tc>
          <w:tcPr>
            <w:tcW w:w="830" w:type="pct"/>
            <w:tcPrChange w:id="597" w:author="kim" w:date="2020-02-04T14:05:00Z">
              <w:tcPr>
                <w:tcW w:w="1048" w:type="pct"/>
              </w:tcPr>
            </w:tcPrChange>
          </w:tcPr>
          <w:p w14:paraId="776DB501" w14:textId="5DBB2AF5" w:rsidR="000C7A9E" w:rsidRPr="00FA1C6B" w:rsidRDefault="000C7A9E" w:rsidP="009403B3">
            <w:pPr>
              <w:jc w:val="left"/>
              <w:cnfStyle w:val="000000000000" w:firstRow="0" w:lastRow="0" w:firstColumn="0" w:lastColumn="0" w:oddVBand="0" w:evenVBand="0" w:oddHBand="0" w:evenHBand="0" w:firstRowFirstColumn="0" w:firstRowLastColumn="0" w:lastRowFirstColumn="0" w:lastRowLastColumn="0"/>
            </w:pPr>
            <w:r>
              <w:t>23 species</w:t>
            </w:r>
          </w:p>
        </w:tc>
        <w:tc>
          <w:tcPr>
            <w:tcW w:w="830" w:type="pct"/>
            <w:tcPrChange w:id="598" w:author="kim" w:date="2020-02-04T14:05:00Z">
              <w:tcPr>
                <w:tcW w:w="1048" w:type="pct"/>
              </w:tcPr>
            </w:tcPrChange>
          </w:tcPr>
          <w:p w14:paraId="2FBF9AE7" w14:textId="77777777" w:rsidR="000C7A9E" w:rsidRDefault="000C7A9E" w:rsidP="009403B3">
            <w:pPr>
              <w:cnfStyle w:val="000000000000" w:firstRow="0" w:lastRow="0" w:firstColumn="0" w:lastColumn="0" w:oddVBand="0" w:evenVBand="0" w:oddHBand="0" w:evenHBand="0" w:firstRowFirstColumn="0" w:firstRowLastColumn="0" w:lastRowFirstColumn="0" w:lastRowLastColumn="0"/>
            </w:pPr>
          </w:p>
        </w:tc>
        <w:tc>
          <w:tcPr>
            <w:tcW w:w="830" w:type="pct"/>
            <w:tcPrChange w:id="599" w:author="kim" w:date="2020-02-04T14:05:00Z">
              <w:tcPr>
                <w:tcW w:w="1" w:type="pct"/>
              </w:tcPr>
            </w:tcPrChange>
          </w:tcPr>
          <w:p w14:paraId="7EF78A77" w14:textId="77777777" w:rsidR="000C7A9E" w:rsidRDefault="000C7A9E" w:rsidP="009403B3">
            <w:pPr>
              <w:cnfStyle w:val="000000000000" w:firstRow="0" w:lastRow="0" w:firstColumn="0" w:lastColumn="0" w:oddVBand="0" w:evenVBand="0" w:oddHBand="0" w:evenHBand="0" w:firstRowFirstColumn="0" w:firstRowLastColumn="0" w:lastRowFirstColumn="0" w:lastRowLastColumn="0"/>
            </w:pPr>
          </w:p>
        </w:tc>
      </w:tr>
    </w:tbl>
    <w:p w14:paraId="70FD4E81" w14:textId="00058549" w:rsidR="004F20A6" w:rsidRDefault="004F20A6" w:rsidP="004F20A6">
      <w:pPr>
        <w:spacing w:after="160" w:line="259" w:lineRule="auto"/>
      </w:pPr>
      <w:r>
        <w:br w:type="page"/>
      </w:r>
    </w:p>
    <w:p w14:paraId="1EC0645D" w14:textId="0905FE28" w:rsidR="004F20A6" w:rsidRDefault="004F20A6" w:rsidP="00DF7BF1">
      <w:pPr>
        <w:pStyle w:val="Caption"/>
        <w:spacing w:after="0"/>
      </w:pPr>
      <w:bookmarkStart w:id="600" w:name="_Hlk8653321"/>
      <w:r w:rsidRPr="00E60FEC">
        <w:rPr>
          <w:b/>
        </w:rPr>
        <w:lastRenderedPageBreak/>
        <w:t>Table</w:t>
      </w:r>
      <w:r>
        <w:rPr>
          <w:b/>
        </w:rPr>
        <w:t xml:space="preserve"> </w:t>
      </w:r>
      <w:r w:rsidR="007901D8">
        <w:rPr>
          <w:b/>
        </w:rPr>
        <w:t>3</w:t>
      </w:r>
      <w:r w:rsidRPr="00E60FEC">
        <w:rPr>
          <w:b/>
        </w:rPr>
        <w:t>.</w:t>
      </w:r>
      <w:r>
        <w:t xml:space="preserve"> Summary of </w:t>
      </w:r>
      <w:r w:rsidR="009E13F6">
        <w:t>eco</w:t>
      </w:r>
      <w:r w:rsidR="00F8739F">
        <w:t>region</w:t>
      </w:r>
      <w:r w:rsidR="009E13F6">
        <w:t xml:space="preserve">-level </w:t>
      </w:r>
      <w:r>
        <w:t xml:space="preserve">regression models </w:t>
      </w:r>
      <w:r w:rsidRPr="009403B3">
        <w:t>relating</w:t>
      </w:r>
      <w:r>
        <w:t xml:space="preserve"> species KS to surrogates for </w:t>
      </w:r>
      <w:r w:rsidR="005D61DD">
        <w:t>A</w:t>
      </w:r>
      <w:r>
        <w:t xml:space="preserve">ll </w:t>
      </w:r>
      <w:r w:rsidR="005D61DD">
        <w:t>B</w:t>
      </w:r>
      <w:r>
        <w:t>irds</w:t>
      </w:r>
      <w:r w:rsidR="00B72EE1">
        <w:t xml:space="preserve">, </w:t>
      </w:r>
      <w:r w:rsidR="005D61DD">
        <w:t>F</w:t>
      </w:r>
      <w:r w:rsidR="00B72EE1">
        <w:t xml:space="preserve">orest </w:t>
      </w:r>
      <w:r w:rsidR="005D61DD">
        <w:t>B</w:t>
      </w:r>
      <w:r w:rsidR="00B72EE1">
        <w:t xml:space="preserve">irds, </w:t>
      </w:r>
      <w:r w:rsidR="005D61DD">
        <w:t>C</w:t>
      </w:r>
      <w:r w:rsidR="00B72EE1">
        <w:t>aribou,</w:t>
      </w:r>
      <w:r>
        <w:t xml:space="preserve"> and</w:t>
      </w:r>
      <w:r w:rsidR="00B72EE1">
        <w:t xml:space="preserve"> 1</w:t>
      </w:r>
      <w:r w:rsidR="005D61DD">
        <w:t>1</w:t>
      </w:r>
      <w:r w:rsidR="00B72EE1">
        <w:t xml:space="preserve"> individual bird species.</w:t>
      </w:r>
      <w:ins w:id="601" w:author="kim" w:date="2020-02-04T13:51:00Z">
        <w:r w:rsidR="004628B6">
          <w:t xml:space="preserve"> N</w:t>
        </w:r>
      </w:ins>
      <w:ins w:id="602" w:author="kim" w:date="2020-02-04T13:52:00Z">
        <w:r w:rsidR="004628B6">
          <w:t xml:space="preserve"> is the #of ecoregions where a model was created?</w:t>
        </w:r>
      </w:ins>
      <w:r w:rsidR="009E13F6">
        <w:t xml:space="preserve"> </w:t>
      </w:r>
      <w:ins w:id="603" w:author="kim" w:date="2020-02-04T13:52:00Z">
        <w:r w:rsidR="004628B6">
          <w:t>() indicates the number of ecoregions with R2&gt;</w:t>
        </w:r>
      </w:ins>
      <w:proofErr w:type="gramStart"/>
      <w:ins w:id="604" w:author="kim" w:date="2020-02-04T13:53:00Z">
        <w:r w:rsidR="004628B6">
          <w:t>0.X.</w:t>
        </w:r>
      </w:ins>
      <w:proofErr w:type="gramEnd"/>
      <w:ins w:id="605" w:author="kim" w:date="2020-02-04T13:52:00Z">
        <w:r w:rsidR="004628B6">
          <w:t xml:space="preserve"> </w:t>
        </w:r>
      </w:ins>
      <w:commentRangeStart w:id="606"/>
      <w:r w:rsidR="009E13F6">
        <w:t>Ecoregions and Nets indicates the number of ecoregions and networks, respectively, that were used in each ecozone/test species’ model</w:t>
      </w:r>
      <w:r w:rsidR="004A244A">
        <w:t>.</w:t>
      </w:r>
      <w:r w:rsidR="009C2BA7">
        <w:t xml:space="preserve"> </w:t>
      </w:r>
      <w:r w:rsidR="005D61DD">
        <w:t xml:space="preserve">For each of the four surrogates, we provide the coefficients and </w:t>
      </w:r>
      <w:r w:rsidR="005D61DD" w:rsidRPr="00EF1F88">
        <w:rPr>
          <w:i/>
        </w:rPr>
        <w:t>t</w:t>
      </w:r>
      <w:r w:rsidR="005D61DD">
        <w:t>-statistic as an estimate of the contribution of each variable to the model; b</w:t>
      </w:r>
      <w:r w:rsidR="00DB04EB">
        <w:t xml:space="preserve">old coefficients indicate the most important surrogate for a </w:t>
      </w:r>
      <w:proofErr w:type="gramStart"/>
      <w:r w:rsidR="00DB04EB">
        <w:t>particular species/ecozone</w:t>
      </w:r>
      <w:proofErr w:type="gramEnd"/>
      <w:r w:rsidR="00DB04EB">
        <w:t xml:space="preserve"> model.</w:t>
      </w:r>
      <w:bookmarkEnd w:id="600"/>
      <w:commentRangeEnd w:id="606"/>
      <w:r w:rsidR="005F6EC5">
        <w:rPr>
          <w:rStyle w:val="CommentReference"/>
          <w:iCs w:val="0"/>
        </w:rPr>
        <w:commentReference w:id="606"/>
      </w:r>
    </w:p>
    <w:tbl>
      <w:tblPr>
        <w:tblStyle w:val="TableGrid"/>
        <w:tblW w:w="9136" w:type="dxa"/>
        <w:tblLayout w:type="fixed"/>
        <w:tblLook w:val="04A0" w:firstRow="1" w:lastRow="0" w:firstColumn="1" w:lastColumn="0" w:noHBand="0" w:noVBand="1"/>
        <w:tblPrChange w:id="607" w:author="kim" w:date="2020-02-04T13:58:00Z">
          <w:tblPr>
            <w:tblStyle w:val="TableGrid"/>
            <w:tblW w:w="9136" w:type="dxa"/>
            <w:tblLayout w:type="fixed"/>
            <w:tblLook w:val="04A0" w:firstRow="1" w:lastRow="0" w:firstColumn="1" w:lastColumn="0" w:noHBand="0" w:noVBand="1"/>
          </w:tblPr>
        </w:tblPrChange>
      </w:tblPr>
      <w:tblGrid>
        <w:gridCol w:w="3575"/>
        <w:gridCol w:w="1763"/>
        <w:gridCol w:w="633"/>
        <w:gridCol w:w="633"/>
        <w:gridCol w:w="633"/>
        <w:gridCol w:w="633"/>
        <w:gridCol w:w="633"/>
        <w:gridCol w:w="633"/>
        <w:tblGridChange w:id="608">
          <w:tblGrid>
            <w:gridCol w:w="1660"/>
            <w:gridCol w:w="450"/>
            <w:gridCol w:w="1171"/>
            <w:gridCol w:w="1171"/>
            <w:gridCol w:w="1171"/>
            <w:gridCol w:w="1171"/>
            <w:gridCol w:w="1171"/>
            <w:gridCol w:w="1171"/>
          </w:tblGrid>
        </w:tblGridChange>
      </w:tblGrid>
      <w:tr w:rsidR="002F0EFF" w:rsidRPr="00DF7BF1" w14:paraId="0F52CC5C" w14:textId="77777777" w:rsidTr="000C7A9E">
        <w:trPr>
          <w:cnfStyle w:val="100000000000" w:firstRow="1" w:lastRow="0" w:firstColumn="0" w:lastColumn="0" w:oddVBand="0" w:evenVBand="0" w:oddHBand="0" w:evenHBand="0" w:firstRowFirstColumn="0" w:firstRowLastColumn="0" w:lastRowFirstColumn="0" w:lastRowLastColumn="0"/>
          <w:trHeight w:val="260"/>
          <w:trPrChange w:id="609"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10" w:author="kim" w:date="2020-02-04T13:58:00Z">
              <w:tcPr>
                <w:tcW w:w="1660" w:type="dxa"/>
                <w:noWrap/>
                <w:hideMark/>
              </w:tcPr>
            </w:tcPrChange>
          </w:tcPr>
          <w:p w14:paraId="25283745" w14:textId="77777777" w:rsidR="002F0EFF" w:rsidRPr="00DF7BF1" w:rsidRDefault="002F0EFF" w:rsidP="005410A0">
            <w:pPr>
              <w:spacing w:line="240" w:lineRule="auto"/>
              <w:cnfStyle w:val="101000000000" w:firstRow="1" w:lastRow="0" w:firstColumn="1"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Species</w:t>
            </w:r>
          </w:p>
        </w:tc>
        <w:tc>
          <w:tcPr>
            <w:tcW w:w="697" w:type="dxa"/>
            <w:noWrap/>
            <w:hideMark/>
            <w:tcPrChange w:id="611" w:author="kim" w:date="2020-02-04T13:58:00Z">
              <w:tcPr>
                <w:tcW w:w="450" w:type="dxa"/>
                <w:noWrap/>
                <w:hideMark/>
              </w:tcPr>
            </w:tcPrChange>
          </w:tcPr>
          <w:p w14:paraId="12DD2431" w14:textId="08B25DEF"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N</w:t>
            </w:r>
          </w:p>
        </w:tc>
        <w:tc>
          <w:tcPr>
            <w:tcW w:w="0" w:type="dxa"/>
            <w:noWrap/>
            <w:hideMark/>
            <w:tcPrChange w:id="612" w:author="kim" w:date="2020-02-04T13:58:00Z">
              <w:tcPr>
                <w:tcW w:w="1171" w:type="dxa"/>
                <w:noWrap/>
                <w:hideMark/>
              </w:tcPr>
            </w:tcPrChange>
          </w:tcPr>
          <w:p w14:paraId="48C22246"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CMI</w:t>
            </w:r>
          </w:p>
        </w:tc>
        <w:tc>
          <w:tcPr>
            <w:tcW w:w="0" w:type="dxa"/>
            <w:noWrap/>
            <w:hideMark/>
            <w:tcPrChange w:id="613" w:author="kim" w:date="2020-02-04T13:58:00Z">
              <w:tcPr>
                <w:tcW w:w="1171" w:type="dxa"/>
                <w:noWrap/>
                <w:hideMark/>
              </w:tcPr>
            </w:tcPrChange>
          </w:tcPr>
          <w:p w14:paraId="5AA9B34A"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GPP</w:t>
            </w:r>
          </w:p>
        </w:tc>
        <w:tc>
          <w:tcPr>
            <w:tcW w:w="0" w:type="dxa"/>
            <w:noWrap/>
            <w:hideMark/>
            <w:tcPrChange w:id="614" w:author="kim" w:date="2020-02-04T13:58:00Z">
              <w:tcPr>
                <w:tcW w:w="1171" w:type="dxa"/>
                <w:noWrap/>
                <w:hideMark/>
              </w:tcPr>
            </w:tcPrChange>
          </w:tcPr>
          <w:p w14:paraId="3B50123F"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LED</w:t>
            </w:r>
          </w:p>
        </w:tc>
        <w:tc>
          <w:tcPr>
            <w:tcW w:w="0" w:type="dxa"/>
            <w:noWrap/>
            <w:hideMark/>
            <w:tcPrChange w:id="615" w:author="kim" w:date="2020-02-04T13:58:00Z">
              <w:tcPr>
                <w:tcW w:w="1171" w:type="dxa"/>
                <w:noWrap/>
                <w:hideMark/>
              </w:tcPr>
            </w:tcPrChange>
          </w:tcPr>
          <w:p w14:paraId="09D8D81A"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LCC</w:t>
            </w:r>
          </w:p>
        </w:tc>
        <w:tc>
          <w:tcPr>
            <w:tcW w:w="0" w:type="dxa"/>
            <w:noWrap/>
            <w:hideMark/>
            <w:tcPrChange w:id="616" w:author="kim" w:date="2020-02-04T13:58:00Z">
              <w:tcPr>
                <w:tcW w:w="1171" w:type="dxa"/>
                <w:noWrap/>
                <w:hideMark/>
              </w:tcPr>
            </w:tcPrChange>
          </w:tcPr>
          <w:p w14:paraId="5EE70F6C" w14:textId="71E5D4FA" w:rsidR="002F0EFF" w:rsidRPr="00DF7BF1" w:rsidRDefault="00F31AAB"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ins w:id="617" w:author="kim [3]" w:date="2020-02-04T14:10:00Z">
              <w:r>
                <w:rPr>
                  <w:rFonts w:eastAsia="Times New Roman" w:cstheme="minorHAnsi"/>
                  <w:color w:val="000000"/>
                  <w:sz w:val="18"/>
                  <w:szCs w:val="18"/>
                  <w:lang w:val="en-CA" w:eastAsia="en-CA"/>
                </w:rPr>
                <w:t xml:space="preserve">Mean? </w:t>
              </w:r>
            </w:ins>
            <w:r w:rsidR="002F0EFF" w:rsidRPr="00DF7BF1">
              <w:rPr>
                <w:rFonts w:eastAsia="Times New Roman" w:cstheme="minorHAnsi"/>
                <w:color w:val="000000"/>
                <w:sz w:val="18"/>
                <w:szCs w:val="18"/>
                <w:lang w:val="en-CA" w:eastAsia="en-CA"/>
              </w:rPr>
              <w:t>R2</w:t>
            </w:r>
          </w:p>
        </w:tc>
        <w:tc>
          <w:tcPr>
            <w:tcW w:w="0" w:type="dxa"/>
            <w:noWrap/>
            <w:hideMark/>
            <w:tcPrChange w:id="618" w:author="kim" w:date="2020-02-04T13:58:00Z">
              <w:tcPr>
                <w:tcW w:w="1171" w:type="dxa"/>
                <w:noWrap/>
                <w:hideMark/>
              </w:tcPr>
            </w:tcPrChange>
          </w:tcPr>
          <w:p w14:paraId="614781FE"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RMSE</w:t>
            </w:r>
          </w:p>
        </w:tc>
      </w:tr>
      <w:tr w:rsidR="00570920" w:rsidRPr="00DF7BF1" w14:paraId="0D312A33" w14:textId="77777777" w:rsidTr="000C7A9E">
        <w:trPr>
          <w:trHeight w:val="260"/>
          <w:trPrChange w:id="619"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tcPrChange w:id="620" w:author="kim" w:date="2020-02-04T13:58:00Z">
              <w:tcPr>
                <w:tcW w:w="1660" w:type="dxa"/>
                <w:noWrap/>
              </w:tcPr>
            </w:tcPrChange>
          </w:tcPr>
          <w:p w14:paraId="6728F62F"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CARIBOU</w:t>
            </w:r>
          </w:p>
        </w:tc>
        <w:tc>
          <w:tcPr>
            <w:tcW w:w="697" w:type="dxa"/>
            <w:noWrap/>
            <w:vAlign w:val="bottom"/>
            <w:tcPrChange w:id="621" w:author="kim" w:date="2020-02-04T13:58:00Z">
              <w:tcPr>
                <w:tcW w:w="450" w:type="dxa"/>
                <w:noWrap/>
                <w:vAlign w:val="bottom"/>
              </w:tcPr>
            </w:tcPrChange>
          </w:tcPr>
          <w:p w14:paraId="2979587F" w14:textId="60DA631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30</w:t>
            </w:r>
            <w:ins w:id="622" w:author="kim" w:date="2020-02-04T13:52:00Z">
              <w:r w:rsidR="004628B6">
                <w:rPr>
                  <w:rFonts w:ascii="Calibri" w:hAnsi="Calibri" w:cs="Calibri"/>
                  <w:color w:val="000000"/>
                  <w:szCs w:val="20"/>
                </w:rPr>
                <w:t xml:space="preserve"> (</w:t>
              </w:r>
            </w:ins>
            <w:ins w:id="623" w:author="kim" w:date="2020-02-04T13:53:00Z">
              <w:r w:rsidR="004628B6">
                <w:rPr>
                  <w:rFonts w:ascii="Calibri" w:hAnsi="Calibri" w:cs="Calibri"/>
                  <w:color w:val="000000"/>
                  <w:szCs w:val="20"/>
                </w:rPr>
                <w:t>)</w:t>
              </w:r>
            </w:ins>
          </w:p>
        </w:tc>
        <w:tc>
          <w:tcPr>
            <w:tcW w:w="0" w:type="dxa"/>
            <w:noWrap/>
            <w:vAlign w:val="bottom"/>
            <w:tcPrChange w:id="624" w:author="kim" w:date="2020-02-04T13:58:00Z">
              <w:tcPr>
                <w:tcW w:w="1171" w:type="dxa"/>
                <w:noWrap/>
                <w:vAlign w:val="bottom"/>
              </w:tcPr>
            </w:tcPrChange>
          </w:tcPr>
          <w:p w14:paraId="2F44B76F" w14:textId="5DB7579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0.01 (-0.53-0.72)</w:t>
            </w:r>
          </w:p>
        </w:tc>
        <w:tc>
          <w:tcPr>
            <w:tcW w:w="0" w:type="dxa"/>
            <w:noWrap/>
            <w:vAlign w:val="bottom"/>
            <w:tcPrChange w:id="625" w:author="kim" w:date="2020-02-04T13:58:00Z">
              <w:tcPr>
                <w:tcW w:w="1171" w:type="dxa"/>
                <w:noWrap/>
                <w:vAlign w:val="bottom"/>
              </w:tcPr>
            </w:tcPrChange>
          </w:tcPr>
          <w:p w14:paraId="7A3DF91C" w14:textId="08A1E61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0.32 (-0.82-1.60)</w:t>
            </w:r>
          </w:p>
        </w:tc>
        <w:tc>
          <w:tcPr>
            <w:tcW w:w="0" w:type="dxa"/>
            <w:noWrap/>
            <w:vAlign w:val="bottom"/>
            <w:tcPrChange w:id="626" w:author="kim" w:date="2020-02-04T13:58:00Z">
              <w:tcPr>
                <w:tcW w:w="1171" w:type="dxa"/>
                <w:noWrap/>
                <w:vAlign w:val="bottom"/>
              </w:tcPr>
            </w:tcPrChange>
          </w:tcPr>
          <w:p w14:paraId="368A9491" w14:textId="488044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(-1.16-0.89)</w:t>
            </w:r>
          </w:p>
        </w:tc>
        <w:tc>
          <w:tcPr>
            <w:tcW w:w="0" w:type="dxa"/>
            <w:noWrap/>
            <w:vAlign w:val="bottom"/>
            <w:tcPrChange w:id="627" w:author="kim" w:date="2020-02-04T13:58:00Z">
              <w:tcPr>
                <w:tcW w:w="1171" w:type="dxa"/>
                <w:noWrap/>
                <w:vAlign w:val="bottom"/>
              </w:tcPr>
            </w:tcPrChange>
          </w:tcPr>
          <w:p w14:paraId="7D726001" w14:textId="42A66E4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(-1.43-1.18)</w:t>
            </w:r>
          </w:p>
        </w:tc>
        <w:tc>
          <w:tcPr>
            <w:tcW w:w="0" w:type="dxa"/>
            <w:noWrap/>
            <w:vAlign w:val="bottom"/>
            <w:tcPrChange w:id="628" w:author="kim" w:date="2020-02-04T13:58:00Z">
              <w:tcPr>
                <w:tcW w:w="1171" w:type="dxa"/>
                <w:noWrap/>
                <w:vAlign w:val="bottom"/>
              </w:tcPr>
            </w:tcPrChange>
          </w:tcPr>
          <w:p w14:paraId="27DA04B2" w14:textId="3C9E092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0.42 (-0.11-0.96)</w:t>
            </w:r>
          </w:p>
        </w:tc>
        <w:tc>
          <w:tcPr>
            <w:tcW w:w="0" w:type="dxa"/>
            <w:noWrap/>
            <w:vAlign w:val="bottom"/>
            <w:tcPrChange w:id="629" w:author="kim" w:date="2020-02-04T13:58:00Z">
              <w:tcPr>
                <w:tcW w:w="1171" w:type="dxa"/>
                <w:noWrap/>
                <w:vAlign w:val="bottom"/>
              </w:tcPr>
            </w:tcPrChange>
          </w:tcPr>
          <w:p w14:paraId="71F2DDBA" w14:textId="1792553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(0.01-0.12)</w:t>
            </w:r>
          </w:p>
        </w:tc>
      </w:tr>
      <w:tr w:rsidR="00570920" w:rsidRPr="00DF7BF1" w14:paraId="716408A8" w14:textId="77777777" w:rsidTr="000C7A9E">
        <w:trPr>
          <w:trHeight w:val="260"/>
          <w:trPrChange w:id="630"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31" w:author="kim" w:date="2020-02-04T13:58:00Z">
              <w:tcPr>
                <w:tcW w:w="1660" w:type="dxa"/>
                <w:noWrap/>
                <w:hideMark/>
              </w:tcPr>
            </w:tcPrChange>
          </w:tcPr>
          <w:p w14:paraId="3A9D257D"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blbw</w:t>
            </w:r>
          </w:p>
        </w:tc>
        <w:tc>
          <w:tcPr>
            <w:tcW w:w="697" w:type="dxa"/>
            <w:noWrap/>
            <w:vAlign w:val="bottom"/>
            <w:hideMark/>
            <w:tcPrChange w:id="632" w:author="kim" w:date="2020-02-04T13:58:00Z">
              <w:tcPr>
                <w:tcW w:w="450" w:type="dxa"/>
                <w:noWrap/>
                <w:vAlign w:val="bottom"/>
                <w:hideMark/>
              </w:tcPr>
            </w:tcPrChange>
          </w:tcPr>
          <w:p w14:paraId="39B410F7" w14:textId="04F18F7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6</w:t>
            </w:r>
          </w:p>
        </w:tc>
        <w:tc>
          <w:tcPr>
            <w:tcW w:w="0" w:type="dxa"/>
            <w:noWrap/>
            <w:vAlign w:val="bottom"/>
            <w:hideMark/>
            <w:tcPrChange w:id="633" w:author="kim" w:date="2020-02-04T13:58:00Z">
              <w:tcPr>
                <w:tcW w:w="1171" w:type="dxa"/>
                <w:noWrap/>
                <w:vAlign w:val="bottom"/>
                <w:hideMark/>
              </w:tcPr>
            </w:tcPrChange>
          </w:tcPr>
          <w:p w14:paraId="4BFBA46E" w14:textId="0804E05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(0.20-0.95)</w:t>
            </w:r>
          </w:p>
        </w:tc>
        <w:tc>
          <w:tcPr>
            <w:tcW w:w="0" w:type="dxa"/>
            <w:noWrap/>
            <w:vAlign w:val="bottom"/>
            <w:hideMark/>
            <w:tcPrChange w:id="634" w:author="kim" w:date="2020-02-04T13:58:00Z">
              <w:tcPr>
                <w:tcW w:w="1171" w:type="dxa"/>
                <w:noWrap/>
                <w:vAlign w:val="bottom"/>
                <w:hideMark/>
              </w:tcPr>
            </w:tcPrChange>
          </w:tcPr>
          <w:p w14:paraId="0FDFDB7E" w14:textId="3EDB885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0.53 (-0.01-1.04)</w:t>
            </w:r>
          </w:p>
        </w:tc>
        <w:tc>
          <w:tcPr>
            <w:tcW w:w="0" w:type="dxa"/>
            <w:noWrap/>
            <w:vAlign w:val="bottom"/>
            <w:hideMark/>
            <w:tcPrChange w:id="635" w:author="kim" w:date="2020-02-04T13:58:00Z">
              <w:tcPr>
                <w:tcW w:w="1171" w:type="dxa"/>
                <w:noWrap/>
                <w:vAlign w:val="bottom"/>
                <w:hideMark/>
              </w:tcPr>
            </w:tcPrChange>
          </w:tcPr>
          <w:p w14:paraId="19F427D9" w14:textId="42369F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-0.03 (-0.37-0.10)</w:t>
            </w:r>
          </w:p>
        </w:tc>
        <w:tc>
          <w:tcPr>
            <w:tcW w:w="0" w:type="dxa"/>
            <w:noWrap/>
            <w:vAlign w:val="bottom"/>
            <w:hideMark/>
            <w:tcPrChange w:id="636" w:author="kim" w:date="2020-02-04T13:58:00Z">
              <w:tcPr>
                <w:tcW w:w="1171" w:type="dxa"/>
                <w:noWrap/>
                <w:vAlign w:val="bottom"/>
                <w:hideMark/>
              </w:tcPr>
            </w:tcPrChange>
          </w:tcPr>
          <w:p w14:paraId="46A976B7" w14:textId="4E905B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(-1.63-0.61)</w:t>
            </w:r>
          </w:p>
        </w:tc>
        <w:tc>
          <w:tcPr>
            <w:tcW w:w="0" w:type="dxa"/>
            <w:noWrap/>
            <w:vAlign w:val="bottom"/>
            <w:hideMark/>
            <w:tcPrChange w:id="637" w:author="kim" w:date="2020-02-04T13:58:00Z">
              <w:tcPr>
                <w:tcW w:w="1171" w:type="dxa"/>
                <w:noWrap/>
                <w:vAlign w:val="bottom"/>
                <w:hideMark/>
              </w:tcPr>
            </w:tcPrChange>
          </w:tcPr>
          <w:p w14:paraId="6E3C1DE0" w14:textId="7F8C700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0.66 (0.19-0.92)</w:t>
            </w:r>
          </w:p>
        </w:tc>
        <w:tc>
          <w:tcPr>
            <w:tcW w:w="0" w:type="dxa"/>
            <w:noWrap/>
            <w:vAlign w:val="bottom"/>
            <w:hideMark/>
            <w:tcPrChange w:id="638" w:author="kim" w:date="2020-02-04T13:58:00Z">
              <w:tcPr>
                <w:tcW w:w="1171" w:type="dxa"/>
                <w:noWrap/>
                <w:vAlign w:val="bottom"/>
                <w:hideMark/>
              </w:tcPr>
            </w:tcPrChange>
          </w:tcPr>
          <w:p w14:paraId="1352FA96" w14:textId="5DFEBB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(0.04-0.09)</w:t>
            </w:r>
          </w:p>
        </w:tc>
      </w:tr>
      <w:tr w:rsidR="00570920" w:rsidRPr="00DF7BF1" w14:paraId="041A1795" w14:textId="77777777" w:rsidTr="000C7A9E">
        <w:trPr>
          <w:trHeight w:val="260"/>
          <w:trPrChange w:id="639"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40" w:author="kim" w:date="2020-02-04T13:58:00Z">
              <w:tcPr>
                <w:tcW w:w="1660" w:type="dxa"/>
                <w:noWrap/>
                <w:hideMark/>
              </w:tcPr>
            </w:tcPrChange>
          </w:tcPr>
          <w:p w14:paraId="25AD0FC4"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boch</w:t>
            </w:r>
          </w:p>
        </w:tc>
        <w:tc>
          <w:tcPr>
            <w:tcW w:w="697" w:type="dxa"/>
            <w:noWrap/>
            <w:vAlign w:val="bottom"/>
            <w:hideMark/>
            <w:tcPrChange w:id="641" w:author="kim" w:date="2020-02-04T13:58:00Z">
              <w:tcPr>
                <w:tcW w:w="450" w:type="dxa"/>
                <w:noWrap/>
                <w:vAlign w:val="bottom"/>
                <w:hideMark/>
              </w:tcPr>
            </w:tcPrChange>
          </w:tcPr>
          <w:p w14:paraId="7B429A0E" w14:textId="3DB0868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0" w:type="dxa"/>
            <w:noWrap/>
            <w:vAlign w:val="bottom"/>
            <w:hideMark/>
            <w:tcPrChange w:id="642" w:author="kim" w:date="2020-02-04T13:58:00Z">
              <w:tcPr>
                <w:tcW w:w="1171" w:type="dxa"/>
                <w:noWrap/>
                <w:vAlign w:val="bottom"/>
                <w:hideMark/>
              </w:tcPr>
            </w:tcPrChange>
          </w:tcPr>
          <w:p w14:paraId="451D12B5" w14:textId="026BACE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0.19 (-0.68-1.00)</w:t>
            </w:r>
          </w:p>
        </w:tc>
        <w:tc>
          <w:tcPr>
            <w:tcW w:w="0" w:type="dxa"/>
            <w:noWrap/>
            <w:vAlign w:val="bottom"/>
            <w:hideMark/>
            <w:tcPrChange w:id="643" w:author="kim" w:date="2020-02-04T13:58:00Z">
              <w:tcPr>
                <w:tcW w:w="1171" w:type="dxa"/>
                <w:noWrap/>
                <w:vAlign w:val="bottom"/>
                <w:hideMark/>
              </w:tcPr>
            </w:tcPrChange>
          </w:tcPr>
          <w:p w14:paraId="07637AE8" w14:textId="276B619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0.25 (-0.85-1.78)</w:t>
            </w:r>
          </w:p>
        </w:tc>
        <w:tc>
          <w:tcPr>
            <w:tcW w:w="0" w:type="dxa"/>
            <w:noWrap/>
            <w:vAlign w:val="bottom"/>
            <w:hideMark/>
            <w:tcPrChange w:id="644" w:author="kim" w:date="2020-02-04T13:58:00Z">
              <w:tcPr>
                <w:tcW w:w="1171" w:type="dxa"/>
                <w:noWrap/>
                <w:vAlign w:val="bottom"/>
                <w:hideMark/>
              </w:tcPr>
            </w:tcPrChange>
          </w:tcPr>
          <w:p w14:paraId="0E6EBEE5" w14:textId="534F822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(-0.88-2.31)</w:t>
            </w:r>
          </w:p>
        </w:tc>
        <w:tc>
          <w:tcPr>
            <w:tcW w:w="0" w:type="dxa"/>
            <w:noWrap/>
            <w:vAlign w:val="bottom"/>
            <w:hideMark/>
            <w:tcPrChange w:id="645" w:author="kim" w:date="2020-02-04T13:58:00Z">
              <w:tcPr>
                <w:tcW w:w="1171" w:type="dxa"/>
                <w:noWrap/>
                <w:vAlign w:val="bottom"/>
                <w:hideMark/>
              </w:tcPr>
            </w:tcPrChange>
          </w:tcPr>
          <w:p w14:paraId="499E1BE7" w14:textId="30DB944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0.23 (-0.67-1.03)</w:t>
            </w:r>
          </w:p>
        </w:tc>
        <w:tc>
          <w:tcPr>
            <w:tcW w:w="0" w:type="dxa"/>
            <w:noWrap/>
            <w:vAlign w:val="bottom"/>
            <w:hideMark/>
            <w:tcPrChange w:id="646" w:author="kim" w:date="2020-02-04T13:58:00Z">
              <w:tcPr>
                <w:tcW w:w="1171" w:type="dxa"/>
                <w:noWrap/>
                <w:vAlign w:val="bottom"/>
                <w:hideMark/>
              </w:tcPr>
            </w:tcPrChange>
          </w:tcPr>
          <w:p w14:paraId="51A1360C" w14:textId="646DF72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0.47 (0.03-0.89)</w:t>
            </w:r>
          </w:p>
        </w:tc>
        <w:tc>
          <w:tcPr>
            <w:tcW w:w="0" w:type="dxa"/>
            <w:noWrap/>
            <w:vAlign w:val="bottom"/>
            <w:hideMark/>
            <w:tcPrChange w:id="647" w:author="kim" w:date="2020-02-04T13:58:00Z">
              <w:tcPr>
                <w:tcW w:w="1171" w:type="dxa"/>
                <w:noWrap/>
                <w:vAlign w:val="bottom"/>
                <w:hideMark/>
              </w:tcPr>
            </w:tcPrChange>
          </w:tcPr>
          <w:p w14:paraId="30A34EFD" w14:textId="0EF1FDF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(0.03-0.14)</w:t>
            </w:r>
          </w:p>
        </w:tc>
      </w:tr>
      <w:tr w:rsidR="00570920" w:rsidRPr="00DF7BF1" w14:paraId="4980BDA3" w14:textId="77777777" w:rsidTr="000C7A9E">
        <w:trPr>
          <w:trHeight w:val="260"/>
          <w:trPrChange w:id="648"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49" w:author="kim" w:date="2020-02-04T13:58:00Z">
              <w:tcPr>
                <w:tcW w:w="1660" w:type="dxa"/>
                <w:noWrap/>
                <w:hideMark/>
              </w:tcPr>
            </w:tcPrChange>
          </w:tcPr>
          <w:p w14:paraId="7807502B"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brcr</w:t>
            </w:r>
          </w:p>
        </w:tc>
        <w:tc>
          <w:tcPr>
            <w:tcW w:w="697" w:type="dxa"/>
            <w:noWrap/>
            <w:vAlign w:val="bottom"/>
            <w:hideMark/>
            <w:tcPrChange w:id="650" w:author="kim" w:date="2020-02-04T13:58:00Z">
              <w:tcPr>
                <w:tcW w:w="450" w:type="dxa"/>
                <w:noWrap/>
                <w:vAlign w:val="bottom"/>
                <w:hideMark/>
              </w:tcPr>
            </w:tcPrChange>
          </w:tcPr>
          <w:p w14:paraId="4B9B85CB" w14:textId="1CC506A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20</w:t>
            </w:r>
          </w:p>
        </w:tc>
        <w:tc>
          <w:tcPr>
            <w:tcW w:w="0" w:type="dxa"/>
            <w:noWrap/>
            <w:vAlign w:val="bottom"/>
            <w:hideMark/>
            <w:tcPrChange w:id="651" w:author="kim" w:date="2020-02-04T13:58:00Z">
              <w:tcPr>
                <w:tcW w:w="1171" w:type="dxa"/>
                <w:noWrap/>
                <w:vAlign w:val="bottom"/>
                <w:hideMark/>
              </w:tcPr>
            </w:tcPrChange>
          </w:tcPr>
          <w:p w14:paraId="2868A679" w14:textId="3389625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(-0.27-0.84)</w:t>
            </w:r>
          </w:p>
        </w:tc>
        <w:tc>
          <w:tcPr>
            <w:tcW w:w="0" w:type="dxa"/>
            <w:noWrap/>
            <w:vAlign w:val="bottom"/>
            <w:hideMark/>
            <w:tcPrChange w:id="652" w:author="kim" w:date="2020-02-04T13:58:00Z">
              <w:tcPr>
                <w:tcW w:w="1171" w:type="dxa"/>
                <w:noWrap/>
                <w:vAlign w:val="bottom"/>
                <w:hideMark/>
              </w:tcPr>
            </w:tcPrChange>
          </w:tcPr>
          <w:p w14:paraId="51C72EBF" w14:textId="2A27A66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0.34 (-0.69-1.58)</w:t>
            </w:r>
          </w:p>
        </w:tc>
        <w:tc>
          <w:tcPr>
            <w:tcW w:w="0" w:type="dxa"/>
            <w:noWrap/>
            <w:vAlign w:val="bottom"/>
            <w:hideMark/>
            <w:tcPrChange w:id="653" w:author="kim" w:date="2020-02-04T13:58:00Z">
              <w:tcPr>
                <w:tcW w:w="1171" w:type="dxa"/>
                <w:noWrap/>
                <w:vAlign w:val="bottom"/>
                <w:hideMark/>
              </w:tcPr>
            </w:tcPrChange>
          </w:tcPr>
          <w:p w14:paraId="61593777" w14:textId="054C61B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(-0.34-0.87)</w:t>
            </w:r>
          </w:p>
        </w:tc>
        <w:tc>
          <w:tcPr>
            <w:tcW w:w="0" w:type="dxa"/>
            <w:noWrap/>
            <w:vAlign w:val="bottom"/>
            <w:hideMark/>
            <w:tcPrChange w:id="654" w:author="kim" w:date="2020-02-04T13:58:00Z">
              <w:tcPr>
                <w:tcW w:w="1171" w:type="dxa"/>
                <w:noWrap/>
                <w:vAlign w:val="bottom"/>
                <w:hideMark/>
              </w:tcPr>
            </w:tcPrChange>
          </w:tcPr>
          <w:p w14:paraId="36B1C784" w14:textId="7BC8A38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(-0.40-1.35)</w:t>
            </w:r>
          </w:p>
        </w:tc>
        <w:tc>
          <w:tcPr>
            <w:tcW w:w="0" w:type="dxa"/>
            <w:noWrap/>
            <w:vAlign w:val="bottom"/>
            <w:hideMark/>
            <w:tcPrChange w:id="655" w:author="kim" w:date="2020-02-04T13:58:00Z">
              <w:tcPr>
                <w:tcW w:w="1171" w:type="dxa"/>
                <w:noWrap/>
                <w:vAlign w:val="bottom"/>
                <w:hideMark/>
              </w:tcPr>
            </w:tcPrChange>
          </w:tcPr>
          <w:p w14:paraId="5D3FF362" w14:textId="2EF249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(0.02-0.78)</w:t>
            </w:r>
          </w:p>
        </w:tc>
        <w:tc>
          <w:tcPr>
            <w:tcW w:w="0" w:type="dxa"/>
            <w:noWrap/>
            <w:vAlign w:val="bottom"/>
            <w:hideMark/>
            <w:tcPrChange w:id="656" w:author="kim" w:date="2020-02-04T13:58:00Z">
              <w:tcPr>
                <w:tcW w:w="1171" w:type="dxa"/>
                <w:noWrap/>
                <w:vAlign w:val="bottom"/>
                <w:hideMark/>
              </w:tcPr>
            </w:tcPrChange>
          </w:tcPr>
          <w:p w14:paraId="7968EE09" w14:textId="142A117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(0.06-0.12)</w:t>
            </w:r>
          </w:p>
        </w:tc>
      </w:tr>
      <w:tr w:rsidR="00570920" w:rsidRPr="00DF7BF1" w14:paraId="2EF9C9EE" w14:textId="77777777" w:rsidTr="000C7A9E">
        <w:trPr>
          <w:trHeight w:val="260"/>
          <w:trPrChange w:id="657"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58" w:author="kim" w:date="2020-02-04T13:58:00Z">
              <w:tcPr>
                <w:tcW w:w="1660" w:type="dxa"/>
                <w:noWrap/>
                <w:hideMark/>
              </w:tcPr>
            </w:tcPrChange>
          </w:tcPr>
          <w:p w14:paraId="6AF8057B"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btnw</w:t>
            </w:r>
          </w:p>
        </w:tc>
        <w:tc>
          <w:tcPr>
            <w:tcW w:w="697" w:type="dxa"/>
            <w:noWrap/>
            <w:vAlign w:val="bottom"/>
            <w:hideMark/>
            <w:tcPrChange w:id="659" w:author="kim" w:date="2020-02-04T13:58:00Z">
              <w:tcPr>
                <w:tcW w:w="450" w:type="dxa"/>
                <w:noWrap/>
                <w:vAlign w:val="bottom"/>
                <w:hideMark/>
              </w:tcPr>
            </w:tcPrChange>
          </w:tcPr>
          <w:p w14:paraId="47F735C5" w14:textId="4EEF753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16</w:t>
            </w:r>
            <w:ins w:id="660" w:author="kim" w:date="2020-02-04T13:58:00Z">
              <w:r w:rsidR="000C7A9E">
                <w:rPr>
                  <w:rFonts w:ascii="Calibri" w:hAnsi="Calibri" w:cs="Calibri"/>
                  <w:color w:val="000000"/>
                  <w:szCs w:val="20"/>
                </w:rPr>
                <w:t xml:space="preserve"> (16)</w:t>
              </w:r>
            </w:ins>
          </w:p>
        </w:tc>
        <w:tc>
          <w:tcPr>
            <w:tcW w:w="0" w:type="dxa"/>
            <w:noWrap/>
            <w:vAlign w:val="bottom"/>
            <w:hideMark/>
            <w:tcPrChange w:id="661" w:author="kim" w:date="2020-02-04T13:58:00Z">
              <w:tcPr>
                <w:tcW w:w="1171" w:type="dxa"/>
                <w:noWrap/>
                <w:vAlign w:val="bottom"/>
                <w:hideMark/>
              </w:tcPr>
            </w:tcPrChange>
          </w:tcPr>
          <w:p w14:paraId="71D6AA98" w14:textId="68C99B2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0.28 (-0.37-0.92)</w:t>
            </w:r>
          </w:p>
        </w:tc>
        <w:tc>
          <w:tcPr>
            <w:tcW w:w="0" w:type="dxa"/>
            <w:noWrap/>
            <w:vAlign w:val="bottom"/>
            <w:hideMark/>
            <w:tcPrChange w:id="662" w:author="kim" w:date="2020-02-04T13:58:00Z">
              <w:tcPr>
                <w:tcW w:w="1171" w:type="dxa"/>
                <w:noWrap/>
                <w:vAlign w:val="bottom"/>
                <w:hideMark/>
              </w:tcPr>
            </w:tcPrChange>
          </w:tcPr>
          <w:p w14:paraId="535B75DD" w14:textId="2640BD9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0.57 (-0.15-1.43)</w:t>
            </w:r>
          </w:p>
        </w:tc>
        <w:tc>
          <w:tcPr>
            <w:tcW w:w="0" w:type="dxa"/>
            <w:noWrap/>
            <w:vAlign w:val="bottom"/>
            <w:hideMark/>
            <w:tcPrChange w:id="663" w:author="kim" w:date="2020-02-04T13:58:00Z">
              <w:tcPr>
                <w:tcW w:w="1171" w:type="dxa"/>
                <w:noWrap/>
                <w:vAlign w:val="bottom"/>
                <w:hideMark/>
              </w:tcPr>
            </w:tcPrChange>
          </w:tcPr>
          <w:p w14:paraId="76C587CF" w14:textId="1B51CFF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(-0.94-0.99)</w:t>
            </w:r>
          </w:p>
        </w:tc>
        <w:tc>
          <w:tcPr>
            <w:tcW w:w="0" w:type="dxa"/>
            <w:noWrap/>
            <w:vAlign w:val="bottom"/>
            <w:hideMark/>
            <w:tcPrChange w:id="664" w:author="kim" w:date="2020-02-04T13:58:00Z">
              <w:tcPr>
                <w:tcW w:w="1171" w:type="dxa"/>
                <w:noWrap/>
                <w:vAlign w:val="bottom"/>
                <w:hideMark/>
              </w:tcPr>
            </w:tcPrChange>
          </w:tcPr>
          <w:p w14:paraId="12F7F8F4" w14:textId="0F0A9D0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(-1.03-1.09)</w:t>
            </w:r>
          </w:p>
        </w:tc>
        <w:tc>
          <w:tcPr>
            <w:tcW w:w="0" w:type="dxa"/>
            <w:noWrap/>
            <w:vAlign w:val="bottom"/>
            <w:hideMark/>
            <w:tcPrChange w:id="665" w:author="kim" w:date="2020-02-04T13:58:00Z">
              <w:tcPr>
                <w:tcW w:w="1171" w:type="dxa"/>
                <w:noWrap/>
                <w:vAlign w:val="bottom"/>
                <w:hideMark/>
              </w:tcPr>
            </w:tcPrChange>
          </w:tcPr>
          <w:p w14:paraId="4E1659B8" w14:textId="625A9F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0.58 (0.23-0.95)</w:t>
            </w:r>
          </w:p>
        </w:tc>
        <w:tc>
          <w:tcPr>
            <w:tcW w:w="0" w:type="dxa"/>
            <w:noWrap/>
            <w:vAlign w:val="bottom"/>
            <w:hideMark/>
            <w:tcPrChange w:id="666" w:author="kim" w:date="2020-02-04T13:58:00Z">
              <w:tcPr>
                <w:tcW w:w="1171" w:type="dxa"/>
                <w:noWrap/>
                <w:vAlign w:val="bottom"/>
                <w:hideMark/>
              </w:tcPr>
            </w:tcPrChange>
          </w:tcPr>
          <w:p w14:paraId="4A7CC0B5" w14:textId="24E69CB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(0.04-0.11)</w:t>
            </w:r>
          </w:p>
        </w:tc>
      </w:tr>
      <w:tr w:rsidR="00570920" w:rsidRPr="00DF7BF1" w14:paraId="01C0D95A" w14:textId="77777777" w:rsidTr="000C7A9E">
        <w:trPr>
          <w:trHeight w:val="260"/>
          <w:trPrChange w:id="667"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68" w:author="kim" w:date="2020-02-04T13:58:00Z">
              <w:tcPr>
                <w:tcW w:w="1660" w:type="dxa"/>
                <w:noWrap/>
                <w:hideMark/>
              </w:tcPr>
            </w:tcPrChange>
          </w:tcPr>
          <w:p w14:paraId="3FC471B3"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cawa</w:t>
            </w:r>
          </w:p>
        </w:tc>
        <w:tc>
          <w:tcPr>
            <w:tcW w:w="697" w:type="dxa"/>
            <w:noWrap/>
            <w:vAlign w:val="bottom"/>
            <w:hideMark/>
            <w:tcPrChange w:id="669" w:author="kim" w:date="2020-02-04T13:58:00Z">
              <w:tcPr>
                <w:tcW w:w="450" w:type="dxa"/>
                <w:noWrap/>
                <w:vAlign w:val="bottom"/>
                <w:hideMark/>
              </w:tcPr>
            </w:tcPrChange>
          </w:tcPr>
          <w:p w14:paraId="6E4AA961" w14:textId="46C7705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10</w:t>
            </w:r>
            <w:ins w:id="670" w:author="kim" w:date="2020-02-04T13:58:00Z">
              <w:r w:rsidR="000C7A9E">
                <w:rPr>
                  <w:rFonts w:ascii="Calibri" w:hAnsi="Calibri" w:cs="Calibri"/>
                  <w:color w:val="000000"/>
                  <w:szCs w:val="20"/>
                </w:rPr>
                <w:t xml:space="preserve"> (10)</w:t>
              </w:r>
            </w:ins>
          </w:p>
        </w:tc>
        <w:tc>
          <w:tcPr>
            <w:tcW w:w="0" w:type="dxa"/>
            <w:noWrap/>
            <w:vAlign w:val="bottom"/>
            <w:hideMark/>
            <w:tcPrChange w:id="671" w:author="kim" w:date="2020-02-04T13:58:00Z">
              <w:tcPr>
                <w:tcW w:w="1171" w:type="dxa"/>
                <w:noWrap/>
                <w:vAlign w:val="bottom"/>
                <w:hideMark/>
              </w:tcPr>
            </w:tcPrChange>
          </w:tcPr>
          <w:p w14:paraId="4150E7C6" w14:textId="6C8A1AD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(0.11-0.43)</w:t>
            </w:r>
          </w:p>
        </w:tc>
        <w:tc>
          <w:tcPr>
            <w:tcW w:w="0" w:type="dxa"/>
            <w:noWrap/>
            <w:vAlign w:val="bottom"/>
            <w:hideMark/>
            <w:tcPrChange w:id="672" w:author="kim" w:date="2020-02-04T13:58:00Z">
              <w:tcPr>
                <w:tcW w:w="1171" w:type="dxa"/>
                <w:noWrap/>
                <w:vAlign w:val="bottom"/>
                <w:hideMark/>
              </w:tcPr>
            </w:tcPrChange>
          </w:tcPr>
          <w:p w14:paraId="57D86262" w14:textId="1B18C6E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0.49 (-0.26-1.03)</w:t>
            </w:r>
          </w:p>
        </w:tc>
        <w:tc>
          <w:tcPr>
            <w:tcW w:w="0" w:type="dxa"/>
            <w:noWrap/>
            <w:vAlign w:val="bottom"/>
            <w:hideMark/>
            <w:tcPrChange w:id="673" w:author="kim" w:date="2020-02-04T13:58:00Z">
              <w:tcPr>
                <w:tcW w:w="1171" w:type="dxa"/>
                <w:noWrap/>
                <w:vAlign w:val="bottom"/>
                <w:hideMark/>
              </w:tcPr>
            </w:tcPrChange>
          </w:tcPr>
          <w:p w14:paraId="23432012" w14:textId="3473860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(-0.42-0.56)</w:t>
            </w:r>
          </w:p>
        </w:tc>
        <w:tc>
          <w:tcPr>
            <w:tcW w:w="0" w:type="dxa"/>
            <w:noWrap/>
            <w:vAlign w:val="bottom"/>
            <w:hideMark/>
            <w:tcPrChange w:id="674" w:author="kim" w:date="2020-02-04T13:58:00Z">
              <w:tcPr>
                <w:tcW w:w="1171" w:type="dxa"/>
                <w:noWrap/>
                <w:vAlign w:val="bottom"/>
                <w:hideMark/>
              </w:tcPr>
            </w:tcPrChange>
          </w:tcPr>
          <w:p w14:paraId="61321D8A" w14:textId="07E7A83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0.04 (-1.24-0.94)</w:t>
            </w:r>
          </w:p>
        </w:tc>
        <w:tc>
          <w:tcPr>
            <w:tcW w:w="0" w:type="dxa"/>
            <w:noWrap/>
            <w:vAlign w:val="bottom"/>
            <w:hideMark/>
            <w:tcPrChange w:id="675" w:author="kim" w:date="2020-02-04T13:58:00Z">
              <w:tcPr>
                <w:tcW w:w="1171" w:type="dxa"/>
                <w:noWrap/>
                <w:vAlign w:val="bottom"/>
                <w:hideMark/>
              </w:tcPr>
            </w:tcPrChange>
          </w:tcPr>
          <w:p w14:paraId="5AA43084" w14:textId="77D0CE5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0.57 (0.24-0.98)</w:t>
            </w:r>
          </w:p>
        </w:tc>
        <w:tc>
          <w:tcPr>
            <w:tcW w:w="0" w:type="dxa"/>
            <w:noWrap/>
            <w:vAlign w:val="bottom"/>
            <w:hideMark/>
            <w:tcPrChange w:id="676" w:author="kim" w:date="2020-02-04T13:58:00Z">
              <w:tcPr>
                <w:tcW w:w="1171" w:type="dxa"/>
                <w:noWrap/>
                <w:vAlign w:val="bottom"/>
                <w:hideMark/>
              </w:tcPr>
            </w:tcPrChange>
          </w:tcPr>
          <w:p w14:paraId="67E61BAE" w14:textId="26EBC3A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(0.02-0.12)</w:t>
            </w:r>
          </w:p>
        </w:tc>
      </w:tr>
      <w:tr w:rsidR="00570920" w:rsidRPr="00DF7BF1" w14:paraId="60742C6F" w14:textId="77777777" w:rsidTr="000C7A9E">
        <w:trPr>
          <w:trHeight w:val="260"/>
          <w:trPrChange w:id="677"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78" w:author="kim" w:date="2020-02-04T13:58:00Z">
              <w:tcPr>
                <w:tcW w:w="1660" w:type="dxa"/>
                <w:noWrap/>
                <w:hideMark/>
              </w:tcPr>
            </w:tcPrChange>
          </w:tcPr>
          <w:p w14:paraId="5E5EFDD4"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cmwa</w:t>
            </w:r>
          </w:p>
        </w:tc>
        <w:tc>
          <w:tcPr>
            <w:tcW w:w="697" w:type="dxa"/>
            <w:noWrap/>
            <w:vAlign w:val="bottom"/>
            <w:hideMark/>
            <w:tcPrChange w:id="679" w:author="kim" w:date="2020-02-04T13:58:00Z">
              <w:tcPr>
                <w:tcW w:w="450" w:type="dxa"/>
                <w:noWrap/>
                <w:vAlign w:val="bottom"/>
                <w:hideMark/>
              </w:tcPr>
            </w:tcPrChange>
          </w:tcPr>
          <w:p w14:paraId="7D3C8754" w14:textId="19B881F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15</w:t>
            </w:r>
          </w:p>
        </w:tc>
        <w:tc>
          <w:tcPr>
            <w:tcW w:w="0" w:type="dxa"/>
            <w:noWrap/>
            <w:vAlign w:val="bottom"/>
            <w:hideMark/>
            <w:tcPrChange w:id="680" w:author="kim" w:date="2020-02-04T13:58:00Z">
              <w:tcPr>
                <w:tcW w:w="1171" w:type="dxa"/>
                <w:noWrap/>
                <w:vAlign w:val="bottom"/>
                <w:hideMark/>
              </w:tcPr>
            </w:tcPrChange>
          </w:tcPr>
          <w:p w14:paraId="1620A624" w14:textId="013E16E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(-0.20-0.93)</w:t>
            </w:r>
          </w:p>
        </w:tc>
        <w:tc>
          <w:tcPr>
            <w:tcW w:w="0" w:type="dxa"/>
            <w:noWrap/>
            <w:vAlign w:val="bottom"/>
            <w:hideMark/>
            <w:tcPrChange w:id="681" w:author="kim" w:date="2020-02-04T13:58:00Z">
              <w:tcPr>
                <w:tcW w:w="1171" w:type="dxa"/>
                <w:noWrap/>
                <w:vAlign w:val="bottom"/>
                <w:hideMark/>
              </w:tcPr>
            </w:tcPrChange>
          </w:tcPr>
          <w:p w14:paraId="7D927A08" w14:textId="45E64D6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0.36 (-0.47-1.31)</w:t>
            </w:r>
          </w:p>
        </w:tc>
        <w:tc>
          <w:tcPr>
            <w:tcW w:w="0" w:type="dxa"/>
            <w:noWrap/>
            <w:vAlign w:val="bottom"/>
            <w:hideMark/>
            <w:tcPrChange w:id="682" w:author="kim" w:date="2020-02-04T13:58:00Z">
              <w:tcPr>
                <w:tcW w:w="1171" w:type="dxa"/>
                <w:noWrap/>
                <w:vAlign w:val="bottom"/>
                <w:hideMark/>
              </w:tcPr>
            </w:tcPrChange>
          </w:tcPr>
          <w:p w14:paraId="776085A1" w14:textId="0E4CEBF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(-0.26-0.66)</w:t>
            </w:r>
          </w:p>
        </w:tc>
        <w:tc>
          <w:tcPr>
            <w:tcW w:w="0" w:type="dxa"/>
            <w:noWrap/>
            <w:vAlign w:val="bottom"/>
            <w:hideMark/>
            <w:tcPrChange w:id="683" w:author="kim" w:date="2020-02-04T13:58:00Z">
              <w:tcPr>
                <w:tcW w:w="1171" w:type="dxa"/>
                <w:noWrap/>
                <w:vAlign w:val="bottom"/>
                <w:hideMark/>
              </w:tcPr>
            </w:tcPrChange>
          </w:tcPr>
          <w:p w14:paraId="4CF37416" w14:textId="67D3054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(-0.27-1.36)</w:t>
            </w:r>
          </w:p>
        </w:tc>
        <w:tc>
          <w:tcPr>
            <w:tcW w:w="0" w:type="dxa"/>
            <w:noWrap/>
            <w:vAlign w:val="bottom"/>
            <w:hideMark/>
            <w:tcPrChange w:id="684" w:author="kim" w:date="2020-02-04T13:58:00Z">
              <w:tcPr>
                <w:tcW w:w="1171" w:type="dxa"/>
                <w:noWrap/>
                <w:vAlign w:val="bottom"/>
                <w:hideMark/>
              </w:tcPr>
            </w:tcPrChange>
          </w:tcPr>
          <w:p w14:paraId="32B960E9" w14:textId="22E7D2D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0.52 (0.02-0.91)</w:t>
            </w:r>
          </w:p>
        </w:tc>
        <w:tc>
          <w:tcPr>
            <w:tcW w:w="0" w:type="dxa"/>
            <w:noWrap/>
            <w:vAlign w:val="bottom"/>
            <w:hideMark/>
            <w:tcPrChange w:id="685" w:author="kim" w:date="2020-02-04T13:58:00Z">
              <w:tcPr>
                <w:tcW w:w="1171" w:type="dxa"/>
                <w:noWrap/>
                <w:vAlign w:val="bottom"/>
                <w:hideMark/>
              </w:tcPr>
            </w:tcPrChange>
          </w:tcPr>
          <w:p w14:paraId="0CC79A39" w14:textId="09019E8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(0.05-0.13)</w:t>
            </w:r>
          </w:p>
        </w:tc>
      </w:tr>
      <w:tr w:rsidR="00570920" w:rsidRPr="00DF7BF1" w14:paraId="6ED29398" w14:textId="77777777" w:rsidTr="000C7A9E">
        <w:trPr>
          <w:trHeight w:val="260"/>
          <w:trPrChange w:id="686"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87" w:author="kim" w:date="2020-02-04T13:58:00Z">
              <w:tcPr>
                <w:tcW w:w="1660" w:type="dxa"/>
                <w:noWrap/>
                <w:hideMark/>
              </w:tcPr>
            </w:tcPrChange>
          </w:tcPr>
          <w:p w14:paraId="63D99336"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osfl</w:t>
            </w:r>
          </w:p>
        </w:tc>
        <w:tc>
          <w:tcPr>
            <w:tcW w:w="697" w:type="dxa"/>
            <w:noWrap/>
            <w:vAlign w:val="bottom"/>
            <w:hideMark/>
            <w:tcPrChange w:id="688" w:author="kim" w:date="2020-02-04T13:58:00Z">
              <w:tcPr>
                <w:tcW w:w="450" w:type="dxa"/>
                <w:noWrap/>
                <w:vAlign w:val="bottom"/>
                <w:hideMark/>
              </w:tcPr>
            </w:tcPrChange>
          </w:tcPr>
          <w:p w14:paraId="2CF1663F" w14:textId="165AFAE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39</w:t>
            </w:r>
          </w:p>
        </w:tc>
        <w:tc>
          <w:tcPr>
            <w:tcW w:w="0" w:type="dxa"/>
            <w:noWrap/>
            <w:vAlign w:val="bottom"/>
            <w:hideMark/>
            <w:tcPrChange w:id="689" w:author="kim" w:date="2020-02-04T13:58:00Z">
              <w:tcPr>
                <w:tcW w:w="1171" w:type="dxa"/>
                <w:noWrap/>
                <w:vAlign w:val="bottom"/>
                <w:hideMark/>
              </w:tcPr>
            </w:tcPrChange>
          </w:tcPr>
          <w:p w14:paraId="43EC3A61" w14:textId="15C709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(-0.53-1.11)</w:t>
            </w:r>
          </w:p>
        </w:tc>
        <w:tc>
          <w:tcPr>
            <w:tcW w:w="0" w:type="dxa"/>
            <w:noWrap/>
            <w:vAlign w:val="bottom"/>
            <w:hideMark/>
            <w:tcPrChange w:id="690" w:author="kim" w:date="2020-02-04T13:58:00Z">
              <w:tcPr>
                <w:tcW w:w="1171" w:type="dxa"/>
                <w:noWrap/>
                <w:vAlign w:val="bottom"/>
                <w:hideMark/>
              </w:tcPr>
            </w:tcPrChange>
          </w:tcPr>
          <w:p w14:paraId="58887D9E" w14:textId="17D4A65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(-2.57-1.30)</w:t>
            </w:r>
          </w:p>
        </w:tc>
        <w:tc>
          <w:tcPr>
            <w:tcW w:w="0" w:type="dxa"/>
            <w:noWrap/>
            <w:vAlign w:val="bottom"/>
            <w:hideMark/>
            <w:tcPrChange w:id="691" w:author="kim" w:date="2020-02-04T13:58:00Z">
              <w:tcPr>
                <w:tcW w:w="1171" w:type="dxa"/>
                <w:noWrap/>
                <w:vAlign w:val="bottom"/>
                <w:hideMark/>
              </w:tcPr>
            </w:tcPrChange>
          </w:tcPr>
          <w:p w14:paraId="07480333" w14:textId="5599E3A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(-0.88-1.59)</w:t>
            </w:r>
          </w:p>
        </w:tc>
        <w:tc>
          <w:tcPr>
            <w:tcW w:w="0" w:type="dxa"/>
            <w:noWrap/>
            <w:vAlign w:val="bottom"/>
            <w:hideMark/>
            <w:tcPrChange w:id="692" w:author="kim" w:date="2020-02-04T13:58:00Z">
              <w:tcPr>
                <w:tcW w:w="1171" w:type="dxa"/>
                <w:noWrap/>
                <w:vAlign w:val="bottom"/>
                <w:hideMark/>
              </w:tcPr>
            </w:tcPrChange>
          </w:tcPr>
          <w:p w14:paraId="70AF651C" w14:textId="6C07F83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(-1.29-0.78)</w:t>
            </w:r>
          </w:p>
        </w:tc>
        <w:tc>
          <w:tcPr>
            <w:tcW w:w="0" w:type="dxa"/>
            <w:noWrap/>
            <w:vAlign w:val="bottom"/>
            <w:hideMark/>
            <w:tcPrChange w:id="693" w:author="kim" w:date="2020-02-04T13:58:00Z">
              <w:tcPr>
                <w:tcW w:w="1171" w:type="dxa"/>
                <w:noWrap/>
                <w:vAlign w:val="bottom"/>
                <w:hideMark/>
              </w:tcPr>
            </w:tcPrChange>
          </w:tcPr>
          <w:p w14:paraId="13C6DC1C" w14:textId="467B460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0.38 (0.01-0.95)</w:t>
            </w:r>
          </w:p>
        </w:tc>
        <w:tc>
          <w:tcPr>
            <w:tcW w:w="0" w:type="dxa"/>
            <w:noWrap/>
            <w:vAlign w:val="bottom"/>
            <w:hideMark/>
            <w:tcPrChange w:id="694" w:author="kim" w:date="2020-02-04T13:58:00Z">
              <w:tcPr>
                <w:tcW w:w="1171" w:type="dxa"/>
                <w:noWrap/>
                <w:vAlign w:val="bottom"/>
                <w:hideMark/>
              </w:tcPr>
            </w:tcPrChange>
          </w:tcPr>
          <w:p w14:paraId="4EF6D83E" w14:textId="31CA3FF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(0.03-0.15)</w:t>
            </w:r>
          </w:p>
        </w:tc>
      </w:tr>
      <w:tr w:rsidR="00570920" w:rsidRPr="00DF7BF1" w14:paraId="606C8946" w14:textId="77777777" w:rsidTr="000C7A9E">
        <w:trPr>
          <w:trHeight w:val="260"/>
          <w:trPrChange w:id="695"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96" w:author="kim" w:date="2020-02-04T13:58:00Z">
              <w:tcPr>
                <w:tcW w:w="1660" w:type="dxa"/>
                <w:noWrap/>
                <w:hideMark/>
              </w:tcPr>
            </w:tcPrChange>
          </w:tcPr>
          <w:p w14:paraId="1F751C97"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pigr</w:t>
            </w:r>
          </w:p>
        </w:tc>
        <w:tc>
          <w:tcPr>
            <w:tcW w:w="697" w:type="dxa"/>
            <w:noWrap/>
            <w:vAlign w:val="bottom"/>
            <w:hideMark/>
            <w:tcPrChange w:id="697" w:author="kim" w:date="2020-02-04T13:58:00Z">
              <w:tcPr>
                <w:tcW w:w="450" w:type="dxa"/>
                <w:noWrap/>
                <w:vAlign w:val="bottom"/>
                <w:hideMark/>
              </w:tcPr>
            </w:tcPrChange>
          </w:tcPr>
          <w:p w14:paraId="6AD695C2" w14:textId="30A928C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0" w:type="dxa"/>
            <w:noWrap/>
            <w:vAlign w:val="bottom"/>
            <w:hideMark/>
            <w:tcPrChange w:id="698" w:author="kim" w:date="2020-02-04T13:58:00Z">
              <w:tcPr>
                <w:tcW w:w="1171" w:type="dxa"/>
                <w:noWrap/>
                <w:vAlign w:val="bottom"/>
                <w:hideMark/>
              </w:tcPr>
            </w:tcPrChange>
          </w:tcPr>
          <w:p w14:paraId="453C2990" w14:textId="261526A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(-0.39-1.19)</w:t>
            </w:r>
          </w:p>
        </w:tc>
        <w:tc>
          <w:tcPr>
            <w:tcW w:w="0" w:type="dxa"/>
            <w:noWrap/>
            <w:vAlign w:val="bottom"/>
            <w:hideMark/>
            <w:tcPrChange w:id="699" w:author="kim" w:date="2020-02-04T13:58:00Z">
              <w:tcPr>
                <w:tcW w:w="1171" w:type="dxa"/>
                <w:noWrap/>
                <w:vAlign w:val="bottom"/>
                <w:hideMark/>
              </w:tcPr>
            </w:tcPrChange>
          </w:tcPr>
          <w:p w14:paraId="30135D58" w14:textId="00D4F84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0.28 (-0.38-1.43)</w:t>
            </w:r>
          </w:p>
        </w:tc>
        <w:tc>
          <w:tcPr>
            <w:tcW w:w="0" w:type="dxa"/>
            <w:noWrap/>
            <w:vAlign w:val="bottom"/>
            <w:hideMark/>
            <w:tcPrChange w:id="700" w:author="kim" w:date="2020-02-04T13:58:00Z">
              <w:tcPr>
                <w:tcW w:w="1171" w:type="dxa"/>
                <w:noWrap/>
                <w:vAlign w:val="bottom"/>
                <w:hideMark/>
              </w:tcPr>
            </w:tcPrChange>
          </w:tcPr>
          <w:p w14:paraId="71F0BF40" w14:textId="41940D8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-0.02 (-1.29-1.10)</w:t>
            </w:r>
          </w:p>
        </w:tc>
        <w:tc>
          <w:tcPr>
            <w:tcW w:w="0" w:type="dxa"/>
            <w:noWrap/>
            <w:vAlign w:val="bottom"/>
            <w:hideMark/>
            <w:tcPrChange w:id="701" w:author="kim" w:date="2020-02-04T13:58:00Z">
              <w:tcPr>
                <w:tcW w:w="1171" w:type="dxa"/>
                <w:noWrap/>
                <w:vAlign w:val="bottom"/>
                <w:hideMark/>
              </w:tcPr>
            </w:tcPrChange>
          </w:tcPr>
          <w:p w14:paraId="3BE5E2A0" w14:textId="3D8A353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(-1.52-1.63)</w:t>
            </w:r>
          </w:p>
        </w:tc>
        <w:tc>
          <w:tcPr>
            <w:tcW w:w="0" w:type="dxa"/>
            <w:noWrap/>
            <w:vAlign w:val="bottom"/>
            <w:hideMark/>
            <w:tcPrChange w:id="702" w:author="kim" w:date="2020-02-04T13:58:00Z">
              <w:tcPr>
                <w:tcW w:w="1171" w:type="dxa"/>
                <w:noWrap/>
                <w:vAlign w:val="bottom"/>
                <w:hideMark/>
              </w:tcPr>
            </w:tcPrChange>
          </w:tcPr>
          <w:p w14:paraId="7D33EF02" w14:textId="1ED80CD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0.48 (0.04-0.97)</w:t>
            </w:r>
          </w:p>
        </w:tc>
        <w:tc>
          <w:tcPr>
            <w:tcW w:w="0" w:type="dxa"/>
            <w:noWrap/>
            <w:vAlign w:val="bottom"/>
            <w:hideMark/>
            <w:tcPrChange w:id="703" w:author="kim" w:date="2020-02-04T13:58:00Z">
              <w:tcPr>
                <w:tcW w:w="1171" w:type="dxa"/>
                <w:noWrap/>
                <w:vAlign w:val="bottom"/>
                <w:hideMark/>
              </w:tcPr>
            </w:tcPrChange>
          </w:tcPr>
          <w:p w14:paraId="4C652C97" w14:textId="5709B4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(0.02-0.14)</w:t>
            </w:r>
          </w:p>
        </w:tc>
      </w:tr>
      <w:tr w:rsidR="00570920" w:rsidRPr="00DF7BF1" w14:paraId="27A20F7E" w14:textId="77777777" w:rsidTr="000C7A9E">
        <w:trPr>
          <w:trHeight w:val="260"/>
          <w:trPrChange w:id="704"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05" w:author="kim" w:date="2020-02-04T13:58:00Z">
              <w:tcPr>
                <w:tcW w:w="1660" w:type="dxa"/>
                <w:noWrap/>
                <w:hideMark/>
              </w:tcPr>
            </w:tcPrChange>
          </w:tcPr>
          <w:p w14:paraId="3EDB3C43"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rubl</w:t>
            </w:r>
          </w:p>
        </w:tc>
        <w:tc>
          <w:tcPr>
            <w:tcW w:w="697" w:type="dxa"/>
            <w:noWrap/>
            <w:vAlign w:val="bottom"/>
            <w:hideMark/>
            <w:tcPrChange w:id="706" w:author="kim" w:date="2020-02-04T13:58:00Z">
              <w:tcPr>
                <w:tcW w:w="450" w:type="dxa"/>
                <w:noWrap/>
                <w:vAlign w:val="bottom"/>
                <w:hideMark/>
              </w:tcPr>
            </w:tcPrChange>
          </w:tcPr>
          <w:p w14:paraId="7BA3BD83" w14:textId="3370679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0" w:type="dxa"/>
            <w:noWrap/>
            <w:vAlign w:val="bottom"/>
            <w:hideMark/>
            <w:tcPrChange w:id="707" w:author="kim" w:date="2020-02-04T13:58:00Z">
              <w:tcPr>
                <w:tcW w:w="1171" w:type="dxa"/>
                <w:noWrap/>
                <w:vAlign w:val="bottom"/>
                <w:hideMark/>
              </w:tcPr>
            </w:tcPrChange>
          </w:tcPr>
          <w:p w14:paraId="53AA4F5D" w14:textId="796BEA8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(-0.74-1.01)</w:t>
            </w:r>
          </w:p>
        </w:tc>
        <w:tc>
          <w:tcPr>
            <w:tcW w:w="0" w:type="dxa"/>
            <w:noWrap/>
            <w:vAlign w:val="bottom"/>
            <w:hideMark/>
            <w:tcPrChange w:id="708" w:author="kim" w:date="2020-02-04T13:58:00Z">
              <w:tcPr>
                <w:tcW w:w="1171" w:type="dxa"/>
                <w:noWrap/>
                <w:vAlign w:val="bottom"/>
                <w:hideMark/>
              </w:tcPr>
            </w:tcPrChange>
          </w:tcPr>
          <w:p w14:paraId="47B37787" w14:textId="014133C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(-1.14-1.50)</w:t>
            </w:r>
          </w:p>
        </w:tc>
        <w:tc>
          <w:tcPr>
            <w:tcW w:w="0" w:type="dxa"/>
            <w:noWrap/>
            <w:vAlign w:val="bottom"/>
            <w:hideMark/>
            <w:tcPrChange w:id="709" w:author="kim" w:date="2020-02-04T13:58:00Z">
              <w:tcPr>
                <w:tcW w:w="1171" w:type="dxa"/>
                <w:noWrap/>
                <w:vAlign w:val="bottom"/>
                <w:hideMark/>
              </w:tcPr>
            </w:tcPrChange>
          </w:tcPr>
          <w:p w14:paraId="4AFD6097" w14:textId="6857675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(-0.66-0.83)</w:t>
            </w:r>
          </w:p>
        </w:tc>
        <w:tc>
          <w:tcPr>
            <w:tcW w:w="0" w:type="dxa"/>
            <w:noWrap/>
            <w:vAlign w:val="bottom"/>
            <w:hideMark/>
            <w:tcPrChange w:id="710" w:author="kim" w:date="2020-02-04T13:58:00Z">
              <w:tcPr>
                <w:tcW w:w="1171" w:type="dxa"/>
                <w:noWrap/>
                <w:vAlign w:val="bottom"/>
                <w:hideMark/>
              </w:tcPr>
            </w:tcPrChange>
          </w:tcPr>
          <w:p w14:paraId="756F65EE" w14:textId="7707777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(-0.68-2.22)</w:t>
            </w:r>
          </w:p>
        </w:tc>
        <w:tc>
          <w:tcPr>
            <w:tcW w:w="0" w:type="dxa"/>
            <w:noWrap/>
            <w:vAlign w:val="bottom"/>
            <w:hideMark/>
            <w:tcPrChange w:id="711" w:author="kim" w:date="2020-02-04T13:58:00Z">
              <w:tcPr>
                <w:tcW w:w="1171" w:type="dxa"/>
                <w:noWrap/>
                <w:vAlign w:val="bottom"/>
                <w:hideMark/>
              </w:tcPr>
            </w:tcPrChange>
          </w:tcPr>
          <w:p w14:paraId="4DA65CF0" w14:textId="6DE5229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(0.01-0.95)</w:t>
            </w:r>
          </w:p>
        </w:tc>
        <w:tc>
          <w:tcPr>
            <w:tcW w:w="0" w:type="dxa"/>
            <w:noWrap/>
            <w:vAlign w:val="bottom"/>
            <w:hideMark/>
            <w:tcPrChange w:id="712" w:author="kim" w:date="2020-02-04T13:58:00Z">
              <w:tcPr>
                <w:tcW w:w="1171" w:type="dxa"/>
                <w:noWrap/>
                <w:vAlign w:val="bottom"/>
                <w:hideMark/>
              </w:tcPr>
            </w:tcPrChange>
          </w:tcPr>
          <w:p w14:paraId="0248383C" w14:textId="2588DE2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(0.03-0.14)</w:t>
            </w:r>
          </w:p>
        </w:tc>
      </w:tr>
      <w:tr w:rsidR="00570920" w:rsidRPr="00DF7BF1" w14:paraId="525016B5" w14:textId="77777777" w:rsidTr="000C7A9E">
        <w:trPr>
          <w:trHeight w:val="260"/>
          <w:trPrChange w:id="713"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14" w:author="kim" w:date="2020-02-04T13:58:00Z">
              <w:tcPr>
                <w:tcW w:w="1660" w:type="dxa"/>
                <w:noWrap/>
                <w:hideMark/>
              </w:tcPr>
            </w:tcPrChange>
          </w:tcPr>
          <w:p w14:paraId="0F392960"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swth</w:t>
            </w:r>
          </w:p>
        </w:tc>
        <w:tc>
          <w:tcPr>
            <w:tcW w:w="697" w:type="dxa"/>
            <w:noWrap/>
            <w:vAlign w:val="bottom"/>
            <w:hideMark/>
            <w:tcPrChange w:id="715" w:author="kim" w:date="2020-02-04T13:58:00Z">
              <w:tcPr>
                <w:tcW w:w="450" w:type="dxa"/>
                <w:noWrap/>
                <w:vAlign w:val="bottom"/>
                <w:hideMark/>
              </w:tcPr>
            </w:tcPrChange>
          </w:tcPr>
          <w:p w14:paraId="1EF4EEC4" w14:textId="4328E73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46</w:t>
            </w:r>
          </w:p>
        </w:tc>
        <w:tc>
          <w:tcPr>
            <w:tcW w:w="0" w:type="dxa"/>
            <w:noWrap/>
            <w:vAlign w:val="bottom"/>
            <w:hideMark/>
            <w:tcPrChange w:id="716" w:author="kim" w:date="2020-02-04T13:58:00Z">
              <w:tcPr>
                <w:tcW w:w="1171" w:type="dxa"/>
                <w:noWrap/>
                <w:vAlign w:val="bottom"/>
                <w:hideMark/>
              </w:tcPr>
            </w:tcPrChange>
          </w:tcPr>
          <w:p w14:paraId="35789318" w14:textId="60B315B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(-1.08-1.26)</w:t>
            </w:r>
          </w:p>
        </w:tc>
        <w:tc>
          <w:tcPr>
            <w:tcW w:w="0" w:type="dxa"/>
            <w:noWrap/>
            <w:vAlign w:val="bottom"/>
            <w:hideMark/>
            <w:tcPrChange w:id="717" w:author="kim" w:date="2020-02-04T13:58:00Z">
              <w:tcPr>
                <w:tcW w:w="1171" w:type="dxa"/>
                <w:noWrap/>
                <w:vAlign w:val="bottom"/>
                <w:hideMark/>
              </w:tcPr>
            </w:tcPrChange>
          </w:tcPr>
          <w:p w14:paraId="6DAFDAE7" w14:textId="46F7E46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0.18 (-0.70-1.42)</w:t>
            </w:r>
          </w:p>
        </w:tc>
        <w:tc>
          <w:tcPr>
            <w:tcW w:w="0" w:type="dxa"/>
            <w:noWrap/>
            <w:vAlign w:val="bottom"/>
            <w:hideMark/>
            <w:tcPrChange w:id="718" w:author="kim" w:date="2020-02-04T13:58:00Z">
              <w:tcPr>
                <w:tcW w:w="1171" w:type="dxa"/>
                <w:noWrap/>
                <w:vAlign w:val="bottom"/>
                <w:hideMark/>
              </w:tcPr>
            </w:tcPrChange>
          </w:tcPr>
          <w:p w14:paraId="0E6DD24C" w14:textId="5777E7D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0.02 (-0.83-1.72)</w:t>
            </w:r>
          </w:p>
        </w:tc>
        <w:tc>
          <w:tcPr>
            <w:tcW w:w="0" w:type="dxa"/>
            <w:noWrap/>
            <w:vAlign w:val="bottom"/>
            <w:hideMark/>
            <w:tcPrChange w:id="719" w:author="kim" w:date="2020-02-04T13:58:00Z">
              <w:tcPr>
                <w:tcW w:w="1171" w:type="dxa"/>
                <w:noWrap/>
                <w:vAlign w:val="bottom"/>
                <w:hideMark/>
              </w:tcPr>
            </w:tcPrChange>
          </w:tcPr>
          <w:p w14:paraId="2629632F" w14:textId="12B1E11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(-0.52-1.45)</w:t>
            </w:r>
          </w:p>
        </w:tc>
        <w:tc>
          <w:tcPr>
            <w:tcW w:w="0" w:type="dxa"/>
            <w:noWrap/>
            <w:vAlign w:val="bottom"/>
            <w:hideMark/>
            <w:tcPrChange w:id="720" w:author="kim" w:date="2020-02-04T13:58:00Z">
              <w:tcPr>
                <w:tcW w:w="1171" w:type="dxa"/>
                <w:noWrap/>
                <w:vAlign w:val="bottom"/>
                <w:hideMark/>
              </w:tcPr>
            </w:tcPrChange>
          </w:tcPr>
          <w:p w14:paraId="1CCED70C" w14:textId="5893A0D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0.54 (0.06-0.97)</w:t>
            </w:r>
          </w:p>
        </w:tc>
        <w:tc>
          <w:tcPr>
            <w:tcW w:w="0" w:type="dxa"/>
            <w:noWrap/>
            <w:vAlign w:val="bottom"/>
            <w:hideMark/>
            <w:tcPrChange w:id="721" w:author="kim" w:date="2020-02-04T13:58:00Z">
              <w:tcPr>
                <w:tcW w:w="1171" w:type="dxa"/>
                <w:noWrap/>
                <w:vAlign w:val="bottom"/>
                <w:hideMark/>
              </w:tcPr>
            </w:tcPrChange>
          </w:tcPr>
          <w:p w14:paraId="461C9A16" w14:textId="11AF1EA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(0.02-0.14)</w:t>
            </w:r>
          </w:p>
        </w:tc>
      </w:tr>
      <w:tr w:rsidR="00570920" w:rsidRPr="00DF7BF1" w14:paraId="02F3487C" w14:textId="77777777" w:rsidTr="000C7A9E">
        <w:trPr>
          <w:trHeight w:val="260"/>
          <w:trPrChange w:id="722"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23" w:author="kim" w:date="2020-02-04T13:58:00Z">
              <w:tcPr>
                <w:tcW w:w="1660" w:type="dxa"/>
                <w:noWrap/>
                <w:hideMark/>
              </w:tcPr>
            </w:tcPrChange>
          </w:tcPr>
          <w:p w14:paraId="6583F9FD"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lastRenderedPageBreak/>
              <w:t>wwcr</w:t>
            </w:r>
          </w:p>
        </w:tc>
        <w:tc>
          <w:tcPr>
            <w:tcW w:w="697" w:type="dxa"/>
            <w:noWrap/>
            <w:vAlign w:val="bottom"/>
            <w:hideMark/>
            <w:tcPrChange w:id="724" w:author="kim" w:date="2020-02-04T13:58:00Z">
              <w:tcPr>
                <w:tcW w:w="450" w:type="dxa"/>
                <w:noWrap/>
                <w:vAlign w:val="bottom"/>
                <w:hideMark/>
              </w:tcPr>
            </w:tcPrChange>
          </w:tcPr>
          <w:p w14:paraId="131A4FC1" w14:textId="20BF495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0" w:type="dxa"/>
            <w:noWrap/>
            <w:vAlign w:val="bottom"/>
            <w:hideMark/>
            <w:tcPrChange w:id="725" w:author="kim" w:date="2020-02-04T13:58:00Z">
              <w:tcPr>
                <w:tcW w:w="1171" w:type="dxa"/>
                <w:noWrap/>
                <w:vAlign w:val="bottom"/>
                <w:hideMark/>
              </w:tcPr>
            </w:tcPrChange>
          </w:tcPr>
          <w:p w14:paraId="737267B7" w14:textId="1D7B335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(-1.05-1.24)</w:t>
            </w:r>
          </w:p>
        </w:tc>
        <w:tc>
          <w:tcPr>
            <w:tcW w:w="0" w:type="dxa"/>
            <w:noWrap/>
            <w:vAlign w:val="bottom"/>
            <w:hideMark/>
            <w:tcPrChange w:id="726" w:author="kim" w:date="2020-02-04T13:58:00Z">
              <w:tcPr>
                <w:tcW w:w="1171" w:type="dxa"/>
                <w:noWrap/>
                <w:vAlign w:val="bottom"/>
                <w:hideMark/>
              </w:tcPr>
            </w:tcPrChange>
          </w:tcPr>
          <w:p w14:paraId="0701D810" w14:textId="7BBA5FF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(-0.93-2.11)</w:t>
            </w:r>
          </w:p>
        </w:tc>
        <w:tc>
          <w:tcPr>
            <w:tcW w:w="0" w:type="dxa"/>
            <w:noWrap/>
            <w:vAlign w:val="bottom"/>
            <w:hideMark/>
            <w:tcPrChange w:id="727" w:author="kim" w:date="2020-02-04T13:58:00Z">
              <w:tcPr>
                <w:tcW w:w="1171" w:type="dxa"/>
                <w:noWrap/>
                <w:vAlign w:val="bottom"/>
                <w:hideMark/>
              </w:tcPr>
            </w:tcPrChange>
          </w:tcPr>
          <w:p w14:paraId="6CCA8599" w14:textId="62CA14D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0.03 (-0.82-1.79)</w:t>
            </w:r>
          </w:p>
        </w:tc>
        <w:tc>
          <w:tcPr>
            <w:tcW w:w="0" w:type="dxa"/>
            <w:noWrap/>
            <w:vAlign w:val="bottom"/>
            <w:hideMark/>
            <w:tcPrChange w:id="728" w:author="kim" w:date="2020-02-04T13:58:00Z">
              <w:tcPr>
                <w:tcW w:w="1171" w:type="dxa"/>
                <w:noWrap/>
                <w:vAlign w:val="bottom"/>
                <w:hideMark/>
              </w:tcPr>
            </w:tcPrChange>
          </w:tcPr>
          <w:p w14:paraId="307429BB" w14:textId="439E874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(-2.65-1.25)</w:t>
            </w:r>
          </w:p>
        </w:tc>
        <w:tc>
          <w:tcPr>
            <w:tcW w:w="0" w:type="dxa"/>
            <w:noWrap/>
            <w:vAlign w:val="bottom"/>
            <w:hideMark/>
            <w:tcPrChange w:id="729" w:author="kim" w:date="2020-02-04T13:58:00Z">
              <w:tcPr>
                <w:tcW w:w="1171" w:type="dxa"/>
                <w:noWrap/>
                <w:vAlign w:val="bottom"/>
                <w:hideMark/>
              </w:tcPr>
            </w:tcPrChange>
          </w:tcPr>
          <w:p w14:paraId="7371BB2E" w14:textId="31CFCFD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0.44 (0.02-0.91)</w:t>
            </w:r>
          </w:p>
        </w:tc>
        <w:tc>
          <w:tcPr>
            <w:tcW w:w="0" w:type="dxa"/>
            <w:noWrap/>
            <w:vAlign w:val="bottom"/>
            <w:hideMark/>
            <w:tcPrChange w:id="730" w:author="kim" w:date="2020-02-04T13:58:00Z">
              <w:tcPr>
                <w:tcW w:w="1171" w:type="dxa"/>
                <w:noWrap/>
                <w:vAlign w:val="bottom"/>
                <w:hideMark/>
              </w:tcPr>
            </w:tcPrChange>
          </w:tcPr>
          <w:p w14:paraId="6D26C227" w14:textId="31A32D5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(0.04-0.14)</w:t>
            </w:r>
          </w:p>
        </w:tc>
      </w:tr>
      <w:tr w:rsidR="00570920" w:rsidRPr="00DF7BF1" w14:paraId="72BA5B0D" w14:textId="77777777" w:rsidTr="000C7A9E">
        <w:trPr>
          <w:trHeight w:val="260"/>
          <w:trPrChange w:id="731"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32" w:author="kim" w:date="2020-02-04T13:58:00Z">
              <w:tcPr>
                <w:tcW w:w="1660" w:type="dxa"/>
                <w:noWrap/>
                <w:hideMark/>
              </w:tcPr>
            </w:tcPrChange>
          </w:tcPr>
          <w:p w14:paraId="6F104316" w14:textId="77777777" w:rsidR="00570920" w:rsidRPr="00DF7BF1" w:rsidRDefault="00570920" w:rsidP="00570920">
            <w:pPr>
              <w:spacing w:line="240" w:lineRule="auto"/>
              <w:rPr>
                <w:rFonts w:eastAsia="Times New Roman" w:cstheme="minorHAnsi"/>
                <w:color w:val="000000"/>
                <w:szCs w:val="18"/>
                <w:lang w:val="en-CA" w:eastAsia="en-CA"/>
              </w:rPr>
            </w:pPr>
            <w:proofErr w:type="spellStart"/>
            <w:r w:rsidRPr="00DF7BF1">
              <w:rPr>
                <w:rFonts w:eastAsia="Times New Roman" w:cstheme="minorHAnsi"/>
                <w:color w:val="000000"/>
                <w:szCs w:val="18"/>
                <w:lang w:val="en-CA" w:eastAsia="en-CA"/>
              </w:rPr>
              <w:t>ForestBirds</w:t>
            </w:r>
            <w:proofErr w:type="spellEnd"/>
          </w:p>
        </w:tc>
        <w:tc>
          <w:tcPr>
            <w:tcW w:w="697" w:type="dxa"/>
            <w:noWrap/>
            <w:vAlign w:val="bottom"/>
            <w:hideMark/>
            <w:tcPrChange w:id="733" w:author="kim" w:date="2020-02-04T13:58:00Z">
              <w:tcPr>
                <w:tcW w:w="450" w:type="dxa"/>
                <w:noWrap/>
                <w:vAlign w:val="bottom"/>
                <w:hideMark/>
              </w:tcPr>
            </w:tcPrChange>
          </w:tcPr>
          <w:p w14:paraId="5DEA98DA" w14:textId="6D95194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0" w:type="dxa"/>
            <w:noWrap/>
            <w:vAlign w:val="bottom"/>
            <w:hideMark/>
            <w:tcPrChange w:id="734" w:author="kim" w:date="2020-02-04T13:58:00Z">
              <w:tcPr>
                <w:tcW w:w="1171" w:type="dxa"/>
                <w:noWrap/>
                <w:vAlign w:val="bottom"/>
                <w:hideMark/>
              </w:tcPr>
            </w:tcPrChange>
          </w:tcPr>
          <w:p w14:paraId="0BF6D8C3" w14:textId="26C6381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(-1.02-0.65)</w:t>
            </w:r>
          </w:p>
        </w:tc>
        <w:tc>
          <w:tcPr>
            <w:tcW w:w="0" w:type="dxa"/>
            <w:noWrap/>
            <w:vAlign w:val="bottom"/>
            <w:hideMark/>
            <w:tcPrChange w:id="735" w:author="kim" w:date="2020-02-04T13:58:00Z">
              <w:tcPr>
                <w:tcW w:w="1171" w:type="dxa"/>
                <w:noWrap/>
                <w:vAlign w:val="bottom"/>
                <w:hideMark/>
              </w:tcPr>
            </w:tcPrChange>
          </w:tcPr>
          <w:p w14:paraId="17E66418" w14:textId="79C3E84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0.33 (-0.89-2.04)</w:t>
            </w:r>
          </w:p>
        </w:tc>
        <w:tc>
          <w:tcPr>
            <w:tcW w:w="0" w:type="dxa"/>
            <w:noWrap/>
            <w:vAlign w:val="bottom"/>
            <w:hideMark/>
            <w:tcPrChange w:id="736" w:author="kim" w:date="2020-02-04T13:58:00Z">
              <w:tcPr>
                <w:tcW w:w="1171" w:type="dxa"/>
                <w:noWrap/>
                <w:vAlign w:val="bottom"/>
                <w:hideMark/>
              </w:tcPr>
            </w:tcPrChange>
          </w:tcPr>
          <w:p w14:paraId="7C9AA97B" w14:textId="2634648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(-1.72-2.67)</w:t>
            </w:r>
          </w:p>
        </w:tc>
        <w:tc>
          <w:tcPr>
            <w:tcW w:w="0" w:type="dxa"/>
            <w:noWrap/>
            <w:vAlign w:val="bottom"/>
            <w:hideMark/>
            <w:tcPrChange w:id="737" w:author="kim" w:date="2020-02-04T13:58:00Z">
              <w:tcPr>
                <w:tcW w:w="1171" w:type="dxa"/>
                <w:noWrap/>
                <w:vAlign w:val="bottom"/>
                <w:hideMark/>
              </w:tcPr>
            </w:tcPrChange>
          </w:tcPr>
          <w:p w14:paraId="5464DFCC" w14:textId="06CDF79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0.19 (-1.26-1.36)</w:t>
            </w:r>
          </w:p>
        </w:tc>
        <w:tc>
          <w:tcPr>
            <w:tcW w:w="0" w:type="dxa"/>
            <w:noWrap/>
            <w:vAlign w:val="bottom"/>
            <w:hideMark/>
            <w:tcPrChange w:id="738" w:author="kim" w:date="2020-02-04T13:58:00Z">
              <w:tcPr>
                <w:tcW w:w="1171" w:type="dxa"/>
                <w:noWrap/>
                <w:vAlign w:val="bottom"/>
                <w:hideMark/>
              </w:tcPr>
            </w:tcPrChange>
          </w:tcPr>
          <w:p w14:paraId="3CEA88B9" w14:textId="0CA8FE3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0.44 (-0.00-0.90)</w:t>
            </w:r>
          </w:p>
        </w:tc>
        <w:tc>
          <w:tcPr>
            <w:tcW w:w="0" w:type="dxa"/>
            <w:noWrap/>
            <w:vAlign w:val="bottom"/>
            <w:hideMark/>
            <w:tcPrChange w:id="739" w:author="kim" w:date="2020-02-04T13:58:00Z">
              <w:tcPr>
                <w:tcW w:w="1171" w:type="dxa"/>
                <w:noWrap/>
                <w:vAlign w:val="bottom"/>
                <w:hideMark/>
              </w:tcPr>
            </w:tcPrChange>
          </w:tcPr>
          <w:p w14:paraId="0C8C0577" w14:textId="38B453E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(0.04-0.14)</w:t>
            </w:r>
          </w:p>
        </w:tc>
      </w:tr>
      <w:tr w:rsidR="00570920" w:rsidRPr="00DF7BF1" w14:paraId="753CBF78" w14:textId="77777777" w:rsidTr="000C7A9E">
        <w:trPr>
          <w:trHeight w:val="260"/>
          <w:trPrChange w:id="740"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41" w:author="kim" w:date="2020-02-04T13:58:00Z">
              <w:tcPr>
                <w:tcW w:w="1660" w:type="dxa"/>
                <w:noWrap/>
                <w:hideMark/>
              </w:tcPr>
            </w:tcPrChange>
          </w:tcPr>
          <w:p w14:paraId="7676AC27" w14:textId="1C860970" w:rsidR="00570920" w:rsidRPr="00DF7BF1" w:rsidRDefault="00570920" w:rsidP="00570920">
            <w:pPr>
              <w:spacing w:line="240" w:lineRule="auto"/>
              <w:rPr>
                <w:rFonts w:eastAsia="Times New Roman" w:cstheme="minorHAnsi"/>
                <w:color w:val="000000"/>
                <w:szCs w:val="18"/>
                <w:lang w:val="en-CA" w:eastAsia="en-CA"/>
              </w:rPr>
            </w:pPr>
            <w:proofErr w:type="spellStart"/>
            <w:r w:rsidRPr="00DF7BF1">
              <w:rPr>
                <w:rFonts w:eastAsia="Times New Roman" w:cstheme="minorHAnsi"/>
                <w:color w:val="000000"/>
                <w:szCs w:val="18"/>
                <w:lang w:val="en-CA" w:eastAsia="en-CA"/>
              </w:rPr>
              <w:t>AllBirds</w:t>
            </w:r>
            <w:proofErr w:type="spellEnd"/>
          </w:p>
        </w:tc>
        <w:tc>
          <w:tcPr>
            <w:tcW w:w="697" w:type="dxa"/>
            <w:noWrap/>
            <w:vAlign w:val="bottom"/>
            <w:hideMark/>
            <w:tcPrChange w:id="742" w:author="kim" w:date="2020-02-04T13:58:00Z">
              <w:tcPr>
                <w:tcW w:w="450" w:type="dxa"/>
                <w:noWrap/>
                <w:vAlign w:val="bottom"/>
                <w:hideMark/>
              </w:tcPr>
            </w:tcPrChange>
          </w:tcPr>
          <w:p w14:paraId="41B73FFD" w14:textId="2DAEB22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0" w:type="dxa"/>
            <w:noWrap/>
            <w:vAlign w:val="bottom"/>
            <w:hideMark/>
            <w:tcPrChange w:id="743" w:author="kim" w:date="2020-02-04T13:58:00Z">
              <w:tcPr>
                <w:tcW w:w="1171" w:type="dxa"/>
                <w:noWrap/>
                <w:vAlign w:val="bottom"/>
                <w:hideMark/>
              </w:tcPr>
            </w:tcPrChange>
          </w:tcPr>
          <w:p w14:paraId="2E1EB570" w14:textId="7D00180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(-0.79-1.09)</w:t>
            </w:r>
          </w:p>
        </w:tc>
        <w:tc>
          <w:tcPr>
            <w:tcW w:w="0" w:type="dxa"/>
            <w:noWrap/>
            <w:vAlign w:val="bottom"/>
            <w:hideMark/>
            <w:tcPrChange w:id="744" w:author="kim" w:date="2020-02-04T13:58:00Z">
              <w:tcPr>
                <w:tcW w:w="1171" w:type="dxa"/>
                <w:noWrap/>
                <w:vAlign w:val="bottom"/>
                <w:hideMark/>
              </w:tcPr>
            </w:tcPrChange>
          </w:tcPr>
          <w:p w14:paraId="6B234C12" w14:textId="0340DC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0.23 (-1.26-1.51)</w:t>
            </w:r>
          </w:p>
        </w:tc>
        <w:tc>
          <w:tcPr>
            <w:tcW w:w="0" w:type="dxa"/>
            <w:noWrap/>
            <w:vAlign w:val="bottom"/>
            <w:hideMark/>
            <w:tcPrChange w:id="745" w:author="kim" w:date="2020-02-04T13:58:00Z">
              <w:tcPr>
                <w:tcW w:w="1171" w:type="dxa"/>
                <w:noWrap/>
                <w:vAlign w:val="bottom"/>
                <w:hideMark/>
              </w:tcPr>
            </w:tcPrChange>
          </w:tcPr>
          <w:p w14:paraId="442A4C32" w14:textId="6EC288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(-2.58-2.44)</w:t>
            </w:r>
          </w:p>
        </w:tc>
        <w:tc>
          <w:tcPr>
            <w:tcW w:w="0" w:type="dxa"/>
            <w:noWrap/>
            <w:vAlign w:val="bottom"/>
            <w:hideMark/>
            <w:tcPrChange w:id="746" w:author="kim" w:date="2020-02-04T13:58:00Z">
              <w:tcPr>
                <w:tcW w:w="1171" w:type="dxa"/>
                <w:noWrap/>
                <w:vAlign w:val="bottom"/>
                <w:hideMark/>
              </w:tcPr>
            </w:tcPrChange>
          </w:tcPr>
          <w:p w14:paraId="25B9E52B" w14:textId="76E73B1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(-1.46-1.76)</w:t>
            </w:r>
          </w:p>
        </w:tc>
        <w:tc>
          <w:tcPr>
            <w:tcW w:w="0" w:type="dxa"/>
            <w:noWrap/>
            <w:vAlign w:val="bottom"/>
            <w:hideMark/>
            <w:tcPrChange w:id="747" w:author="kim" w:date="2020-02-04T13:58:00Z">
              <w:tcPr>
                <w:tcW w:w="1171" w:type="dxa"/>
                <w:noWrap/>
                <w:vAlign w:val="bottom"/>
                <w:hideMark/>
              </w:tcPr>
            </w:tcPrChange>
          </w:tcPr>
          <w:p w14:paraId="679975A4" w14:textId="62025B8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0.41 (0.02-0.89)</w:t>
            </w:r>
          </w:p>
        </w:tc>
        <w:tc>
          <w:tcPr>
            <w:tcW w:w="0" w:type="dxa"/>
            <w:noWrap/>
            <w:vAlign w:val="bottom"/>
            <w:hideMark/>
            <w:tcPrChange w:id="748" w:author="kim" w:date="2020-02-04T13:58:00Z">
              <w:tcPr>
                <w:tcW w:w="1171" w:type="dxa"/>
                <w:noWrap/>
                <w:vAlign w:val="bottom"/>
                <w:hideMark/>
              </w:tcPr>
            </w:tcPrChange>
          </w:tcPr>
          <w:p w14:paraId="0542F850" w14:textId="6DD2DBB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(0.04-0.14)</w:t>
            </w:r>
          </w:p>
        </w:tc>
      </w:tr>
      <w:tr w:rsidR="00570920" w:rsidRPr="00DF7BF1" w14:paraId="36F8EDF8" w14:textId="77777777" w:rsidTr="000C7A9E">
        <w:trPr>
          <w:trHeight w:val="260"/>
          <w:trPrChange w:id="749"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50" w:author="kim" w:date="2020-02-04T13:58:00Z">
              <w:tcPr>
                <w:tcW w:w="1660" w:type="dxa"/>
                <w:noWrap/>
                <w:hideMark/>
              </w:tcPr>
            </w:tcPrChange>
          </w:tcPr>
          <w:p w14:paraId="3C63431D" w14:textId="77777777" w:rsidR="00570920" w:rsidRPr="00DF7BF1" w:rsidRDefault="00570920" w:rsidP="00570920">
            <w:pPr>
              <w:spacing w:line="240" w:lineRule="auto"/>
              <w:rPr>
                <w:rFonts w:eastAsia="Times New Roman" w:cstheme="minorHAnsi"/>
                <w:color w:val="000000"/>
                <w:szCs w:val="18"/>
                <w:lang w:val="en-CA" w:eastAsia="en-CA"/>
              </w:rPr>
            </w:pPr>
            <w:proofErr w:type="spellStart"/>
            <w:r w:rsidRPr="00DF7BF1">
              <w:rPr>
                <w:rFonts w:eastAsia="Times New Roman" w:cstheme="minorHAnsi"/>
                <w:color w:val="000000"/>
                <w:szCs w:val="18"/>
                <w:lang w:val="en-CA" w:eastAsia="en-CA"/>
              </w:rPr>
              <w:t>CavityNesters</w:t>
            </w:r>
            <w:proofErr w:type="spellEnd"/>
          </w:p>
        </w:tc>
        <w:tc>
          <w:tcPr>
            <w:tcW w:w="697" w:type="dxa"/>
            <w:noWrap/>
            <w:vAlign w:val="bottom"/>
            <w:hideMark/>
            <w:tcPrChange w:id="751" w:author="kim" w:date="2020-02-04T13:58:00Z">
              <w:tcPr>
                <w:tcW w:w="450" w:type="dxa"/>
                <w:noWrap/>
                <w:vAlign w:val="bottom"/>
                <w:hideMark/>
              </w:tcPr>
            </w:tcPrChange>
          </w:tcPr>
          <w:p w14:paraId="4712772B" w14:textId="6418A9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0" w:type="dxa"/>
            <w:noWrap/>
            <w:vAlign w:val="bottom"/>
            <w:hideMark/>
            <w:tcPrChange w:id="752" w:author="kim" w:date="2020-02-04T13:58:00Z">
              <w:tcPr>
                <w:tcW w:w="1171" w:type="dxa"/>
                <w:noWrap/>
                <w:vAlign w:val="bottom"/>
                <w:hideMark/>
              </w:tcPr>
            </w:tcPrChange>
          </w:tcPr>
          <w:p w14:paraId="2A7278FA" w14:textId="4EA76F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(-0.47-0.67)</w:t>
            </w:r>
          </w:p>
        </w:tc>
        <w:tc>
          <w:tcPr>
            <w:tcW w:w="0" w:type="dxa"/>
            <w:noWrap/>
            <w:vAlign w:val="bottom"/>
            <w:hideMark/>
            <w:tcPrChange w:id="753" w:author="kim" w:date="2020-02-04T13:58:00Z">
              <w:tcPr>
                <w:tcW w:w="1171" w:type="dxa"/>
                <w:noWrap/>
                <w:vAlign w:val="bottom"/>
                <w:hideMark/>
              </w:tcPr>
            </w:tcPrChange>
          </w:tcPr>
          <w:p w14:paraId="0497C5D2" w14:textId="0C21127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(-1.26-0.59)</w:t>
            </w:r>
          </w:p>
        </w:tc>
        <w:tc>
          <w:tcPr>
            <w:tcW w:w="0" w:type="dxa"/>
            <w:noWrap/>
            <w:vAlign w:val="bottom"/>
            <w:hideMark/>
            <w:tcPrChange w:id="754" w:author="kim" w:date="2020-02-04T13:58:00Z">
              <w:tcPr>
                <w:tcW w:w="1171" w:type="dxa"/>
                <w:noWrap/>
                <w:vAlign w:val="bottom"/>
                <w:hideMark/>
              </w:tcPr>
            </w:tcPrChange>
          </w:tcPr>
          <w:p w14:paraId="4D8CC934" w14:textId="632245A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(-1.21-1.33)</w:t>
            </w:r>
          </w:p>
        </w:tc>
        <w:tc>
          <w:tcPr>
            <w:tcW w:w="0" w:type="dxa"/>
            <w:noWrap/>
            <w:vAlign w:val="bottom"/>
            <w:hideMark/>
            <w:tcPrChange w:id="755" w:author="kim" w:date="2020-02-04T13:58:00Z">
              <w:tcPr>
                <w:tcW w:w="1171" w:type="dxa"/>
                <w:noWrap/>
                <w:vAlign w:val="bottom"/>
                <w:hideMark/>
              </w:tcPr>
            </w:tcPrChange>
          </w:tcPr>
          <w:p w14:paraId="2D0FA769" w14:textId="61A6977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0.30 (-0.58-1.72)</w:t>
            </w:r>
          </w:p>
        </w:tc>
        <w:tc>
          <w:tcPr>
            <w:tcW w:w="0" w:type="dxa"/>
            <w:noWrap/>
            <w:vAlign w:val="bottom"/>
            <w:hideMark/>
            <w:tcPrChange w:id="756" w:author="kim" w:date="2020-02-04T13:58:00Z">
              <w:tcPr>
                <w:tcW w:w="1171" w:type="dxa"/>
                <w:noWrap/>
                <w:vAlign w:val="bottom"/>
                <w:hideMark/>
              </w:tcPr>
            </w:tcPrChange>
          </w:tcPr>
          <w:p w14:paraId="4C96209D" w14:textId="3109C9B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0.43 (0.02-0.88)</w:t>
            </w:r>
          </w:p>
        </w:tc>
        <w:tc>
          <w:tcPr>
            <w:tcW w:w="0" w:type="dxa"/>
            <w:noWrap/>
            <w:vAlign w:val="bottom"/>
            <w:hideMark/>
            <w:tcPrChange w:id="757" w:author="kim" w:date="2020-02-04T13:58:00Z">
              <w:tcPr>
                <w:tcW w:w="1171" w:type="dxa"/>
                <w:noWrap/>
                <w:vAlign w:val="bottom"/>
                <w:hideMark/>
              </w:tcPr>
            </w:tcPrChange>
          </w:tcPr>
          <w:p w14:paraId="366E0D17" w14:textId="4F1CAC2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(0.03-0.15)</w:t>
            </w:r>
          </w:p>
        </w:tc>
      </w:tr>
      <w:tr w:rsidR="00570920" w:rsidRPr="00DF7BF1" w14:paraId="3547F2CA" w14:textId="77777777" w:rsidTr="000C7A9E">
        <w:trPr>
          <w:trHeight w:val="260"/>
          <w:trPrChange w:id="758"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59" w:author="kim" w:date="2020-02-04T13:58:00Z">
              <w:tcPr>
                <w:tcW w:w="1660" w:type="dxa"/>
                <w:noWrap/>
                <w:hideMark/>
              </w:tcPr>
            </w:tcPrChange>
          </w:tcPr>
          <w:p w14:paraId="06CE08EE" w14:textId="77777777" w:rsidR="00570920" w:rsidRPr="00DF7BF1" w:rsidRDefault="00570920" w:rsidP="00570920">
            <w:pPr>
              <w:spacing w:line="240" w:lineRule="auto"/>
              <w:rPr>
                <w:rFonts w:eastAsia="Times New Roman" w:cstheme="minorHAnsi"/>
                <w:color w:val="000000"/>
                <w:szCs w:val="18"/>
                <w:lang w:val="en-CA" w:eastAsia="en-CA"/>
              </w:rPr>
            </w:pPr>
            <w:proofErr w:type="spellStart"/>
            <w:r w:rsidRPr="00DF7BF1">
              <w:rPr>
                <w:rFonts w:eastAsia="Times New Roman" w:cstheme="minorHAnsi"/>
                <w:color w:val="000000"/>
                <w:szCs w:val="18"/>
                <w:lang w:val="en-CA" w:eastAsia="en-CA"/>
              </w:rPr>
              <w:t>GroundNesters</w:t>
            </w:r>
            <w:proofErr w:type="spellEnd"/>
          </w:p>
        </w:tc>
        <w:tc>
          <w:tcPr>
            <w:tcW w:w="697" w:type="dxa"/>
            <w:noWrap/>
            <w:vAlign w:val="bottom"/>
            <w:hideMark/>
            <w:tcPrChange w:id="760" w:author="kim" w:date="2020-02-04T13:58:00Z">
              <w:tcPr>
                <w:tcW w:w="450" w:type="dxa"/>
                <w:noWrap/>
                <w:vAlign w:val="bottom"/>
                <w:hideMark/>
              </w:tcPr>
            </w:tcPrChange>
          </w:tcPr>
          <w:p w14:paraId="29395107" w14:textId="78AE2B2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0" w:type="dxa"/>
            <w:noWrap/>
            <w:vAlign w:val="bottom"/>
            <w:hideMark/>
            <w:tcPrChange w:id="761" w:author="kim" w:date="2020-02-04T13:58:00Z">
              <w:tcPr>
                <w:tcW w:w="1171" w:type="dxa"/>
                <w:noWrap/>
                <w:vAlign w:val="bottom"/>
                <w:hideMark/>
              </w:tcPr>
            </w:tcPrChange>
          </w:tcPr>
          <w:p w14:paraId="16E646B9" w14:textId="4404CC6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(-0.61-0.69)</w:t>
            </w:r>
          </w:p>
        </w:tc>
        <w:tc>
          <w:tcPr>
            <w:tcW w:w="0" w:type="dxa"/>
            <w:noWrap/>
            <w:vAlign w:val="bottom"/>
            <w:hideMark/>
            <w:tcPrChange w:id="762" w:author="kim" w:date="2020-02-04T13:58:00Z">
              <w:tcPr>
                <w:tcW w:w="1171" w:type="dxa"/>
                <w:noWrap/>
                <w:vAlign w:val="bottom"/>
                <w:hideMark/>
              </w:tcPr>
            </w:tcPrChange>
          </w:tcPr>
          <w:p w14:paraId="1B33DE22" w14:textId="58FEC31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(-0.78-1.67)</w:t>
            </w:r>
          </w:p>
        </w:tc>
        <w:tc>
          <w:tcPr>
            <w:tcW w:w="0" w:type="dxa"/>
            <w:noWrap/>
            <w:vAlign w:val="bottom"/>
            <w:hideMark/>
            <w:tcPrChange w:id="763" w:author="kim" w:date="2020-02-04T13:58:00Z">
              <w:tcPr>
                <w:tcW w:w="1171" w:type="dxa"/>
                <w:noWrap/>
                <w:vAlign w:val="bottom"/>
                <w:hideMark/>
              </w:tcPr>
            </w:tcPrChange>
          </w:tcPr>
          <w:p w14:paraId="2FDD774C" w14:textId="0085641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0.16 (-0.70-1.84)</w:t>
            </w:r>
          </w:p>
        </w:tc>
        <w:tc>
          <w:tcPr>
            <w:tcW w:w="0" w:type="dxa"/>
            <w:noWrap/>
            <w:vAlign w:val="bottom"/>
            <w:hideMark/>
            <w:tcPrChange w:id="764" w:author="kim" w:date="2020-02-04T13:58:00Z">
              <w:tcPr>
                <w:tcW w:w="1171" w:type="dxa"/>
                <w:noWrap/>
                <w:vAlign w:val="bottom"/>
                <w:hideMark/>
              </w:tcPr>
            </w:tcPrChange>
          </w:tcPr>
          <w:p w14:paraId="5E367A3F" w14:textId="6DABF6F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(-0.84-1.80)</w:t>
            </w:r>
          </w:p>
        </w:tc>
        <w:tc>
          <w:tcPr>
            <w:tcW w:w="0" w:type="dxa"/>
            <w:noWrap/>
            <w:vAlign w:val="bottom"/>
            <w:hideMark/>
            <w:tcPrChange w:id="765" w:author="kim" w:date="2020-02-04T13:58:00Z">
              <w:tcPr>
                <w:tcW w:w="1171" w:type="dxa"/>
                <w:noWrap/>
                <w:vAlign w:val="bottom"/>
                <w:hideMark/>
              </w:tcPr>
            </w:tcPrChange>
          </w:tcPr>
          <w:p w14:paraId="6AFCA258" w14:textId="73010CC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0.37 (0.01-0.96)</w:t>
            </w:r>
          </w:p>
        </w:tc>
        <w:tc>
          <w:tcPr>
            <w:tcW w:w="0" w:type="dxa"/>
            <w:noWrap/>
            <w:vAlign w:val="bottom"/>
            <w:hideMark/>
            <w:tcPrChange w:id="766" w:author="kim" w:date="2020-02-04T13:58:00Z">
              <w:tcPr>
                <w:tcW w:w="1171" w:type="dxa"/>
                <w:noWrap/>
                <w:vAlign w:val="bottom"/>
                <w:hideMark/>
              </w:tcPr>
            </w:tcPrChange>
          </w:tcPr>
          <w:p w14:paraId="78ECF38A" w14:textId="78F6716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(0.03-0.15)</w:t>
            </w:r>
          </w:p>
        </w:tc>
      </w:tr>
      <w:tr w:rsidR="00570920" w:rsidRPr="00DF7BF1" w14:paraId="7249ED4D" w14:textId="77777777" w:rsidTr="000C7A9E">
        <w:trPr>
          <w:trHeight w:val="260"/>
          <w:trPrChange w:id="767"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68" w:author="kim" w:date="2020-02-04T13:58:00Z">
              <w:tcPr>
                <w:tcW w:w="1660" w:type="dxa"/>
                <w:noWrap/>
                <w:hideMark/>
              </w:tcPr>
            </w:tcPrChange>
          </w:tcPr>
          <w:p w14:paraId="2439FA63" w14:textId="77777777" w:rsidR="00570920" w:rsidRPr="00DF7BF1" w:rsidRDefault="00570920" w:rsidP="00570920">
            <w:pPr>
              <w:spacing w:line="240" w:lineRule="auto"/>
              <w:rPr>
                <w:rFonts w:eastAsia="Times New Roman" w:cstheme="minorHAnsi"/>
                <w:color w:val="000000"/>
                <w:szCs w:val="18"/>
                <w:lang w:val="en-CA" w:eastAsia="en-CA"/>
              </w:rPr>
            </w:pPr>
            <w:proofErr w:type="spellStart"/>
            <w:r w:rsidRPr="00DF7BF1">
              <w:rPr>
                <w:rFonts w:eastAsia="Times New Roman" w:cstheme="minorHAnsi"/>
                <w:color w:val="000000"/>
                <w:szCs w:val="18"/>
                <w:lang w:val="en-CA" w:eastAsia="en-CA"/>
              </w:rPr>
              <w:t>OverwaterNesters</w:t>
            </w:r>
            <w:proofErr w:type="spellEnd"/>
          </w:p>
        </w:tc>
        <w:tc>
          <w:tcPr>
            <w:tcW w:w="697" w:type="dxa"/>
            <w:noWrap/>
            <w:vAlign w:val="bottom"/>
            <w:hideMark/>
            <w:tcPrChange w:id="769" w:author="kim" w:date="2020-02-04T13:58:00Z">
              <w:tcPr>
                <w:tcW w:w="450" w:type="dxa"/>
                <w:noWrap/>
                <w:vAlign w:val="bottom"/>
                <w:hideMark/>
              </w:tcPr>
            </w:tcPrChange>
          </w:tcPr>
          <w:p w14:paraId="5F477AFC" w14:textId="6CF1CB7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0" w:type="dxa"/>
            <w:noWrap/>
            <w:vAlign w:val="bottom"/>
            <w:hideMark/>
            <w:tcPrChange w:id="770" w:author="kim" w:date="2020-02-04T13:58:00Z">
              <w:tcPr>
                <w:tcW w:w="1171" w:type="dxa"/>
                <w:noWrap/>
                <w:vAlign w:val="bottom"/>
                <w:hideMark/>
              </w:tcPr>
            </w:tcPrChange>
          </w:tcPr>
          <w:p w14:paraId="5445F947" w14:textId="09EB608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0.16 (-0.41-0.96)</w:t>
            </w:r>
          </w:p>
        </w:tc>
        <w:tc>
          <w:tcPr>
            <w:tcW w:w="0" w:type="dxa"/>
            <w:noWrap/>
            <w:vAlign w:val="bottom"/>
            <w:hideMark/>
            <w:tcPrChange w:id="771" w:author="kim" w:date="2020-02-04T13:58:00Z">
              <w:tcPr>
                <w:tcW w:w="1171" w:type="dxa"/>
                <w:noWrap/>
                <w:vAlign w:val="bottom"/>
                <w:hideMark/>
              </w:tcPr>
            </w:tcPrChange>
          </w:tcPr>
          <w:p w14:paraId="1B78E991" w14:textId="3343505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0.13 (-1.40-1.02)</w:t>
            </w:r>
          </w:p>
        </w:tc>
        <w:tc>
          <w:tcPr>
            <w:tcW w:w="0" w:type="dxa"/>
            <w:noWrap/>
            <w:vAlign w:val="bottom"/>
            <w:hideMark/>
            <w:tcPrChange w:id="772" w:author="kim" w:date="2020-02-04T13:58:00Z">
              <w:tcPr>
                <w:tcW w:w="1171" w:type="dxa"/>
                <w:noWrap/>
                <w:vAlign w:val="bottom"/>
                <w:hideMark/>
              </w:tcPr>
            </w:tcPrChange>
          </w:tcPr>
          <w:p w14:paraId="08A5322D" w14:textId="18EE959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(-0.88-1.40)</w:t>
            </w:r>
          </w:p>
        </w:tc>
        <w:tc>
          <w:tcPr>
            <w:tcW w:w="0" w:type="dxa"/>
            <w:noWrap/>
            <w:vAlign w:val="bottom"/>
            <w:hideMark/>
            <w:tcPrChange w:id="773" w:author="kim" w:date="2020-02-04T13:58:00Z">
              <w:tcPr>
                <w:tcW w:w="1171" w:type="dxa"/>
                <w:noWrap/>
                <w:vAlign w:val="bottom"/>
                <w:hideMark/>
              </w:tcPr>
            </w:tcPrChange>
          </w:tcPr>
          <w:p w14:paraId="44829B4D" w14:textId="175C33D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(-0.90-1.73)</w:t>
            </w:r>
          </w:p>
        </w:tc>
        <w:tc>
          <w:tcPr>
            <w:tcW w:w="0" w:type="dxa"/>
            <w:noWrap/>
            <w:vAlign w:val="bottom"/>
            <w:hideMark/>
            <w:tcPrChange w:id="774" w:author="kim" w:date="2020-02-04T13:58:00Z">
              <w:tcPr>
                <w:tcW w:w="1171" w:type="dxa"/>
                <w:noWrap/>
                <w:vAlign w:val="bottom"/>
                <w:hideMark/>
              </w:tcPr>
            </w:tcPrChange>
          </w:tcPr>
          <w:p w14:paraId="618CA03A" w14:textId="01B3979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(0.00-0.97)</w:t>
            </w:r>
          </w:p>
        </w:tc>
        <w:tc>
          <w:tcPr>
            <w:tcW w:w="0" w:type="dxa"/>
            <w:noWrap/>
            <w:vAlign w:val="bottom"/>
            <w:hideMark/>
            <w:tcPrChange w:id="775" w:author="kim" w:date="2020-02-04T13:58:00Z">
              <w:tcPr>
                <w:tcW w:w="1171" w:type="dxa"/>
                <w:noWrap/>
                <w:vAlign w:val="bottom"/>
                <w:hideMark/>
              </w:tcPr>
            </w:tcPrChange>
          </w:tcPr>
          <w:p w14:paraId="6AEBC74E" w14:textId="31F360C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(0.02-0.14)</w:t>
            </w:r>
          </w:p>
        </w:tc>
      </w:tr>
      <w:tr w:rsidR="00570920" w:rsidRPr="00DF7BF1" w14:paraId="0EC4CAAD" w14:textId="77777777" w:rsidTr="000C7A9E">
        <w:trPr>
          <w:trHeight w:val="260"/>
          <w:trPrChange w:id="776" w:author="kim"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77" w:author="kim" w:date="2020-02-04T13:58:00Z">
              <w:tcPr>
                <w:tcW w:w="1660" w:type="dxa"/>
                <w:noWrap/>
                <w:hideMark/>
              </w:tcPr>
            </w:tcPrChange>
          </w:tcPr>
          <w:p w14:paraId="7166D5C9" w14:textId="365636F2" w:rsidR="00570920" w:rsidRPr="00DF7BF1" w:rsidRDefault="00570920" w:rsidP="00570920">
            <w:pPr>
              <w:spacing w:line="240" w:lineRule="auto"/>
              <w:rPr>
                <w:rFonts w:eastAsia="Times New Roman" w:cstheme="minorHAnsi"/>
                <w:color w:val="000000"/>
                <w:szCs w:val="18"/>
                <w:lang w:val="en-CA" w:eastAsia="en-CA"/>
              </w:rPr>
            </w:pPr>
            <w:proofErr w:type="spellStart"/>
            <w:r>
              <w:rPr>
                <w:rFonts w:eastAsia="Times New Roman" w:cstheme="minorHAnsi"/>
                <w:color w:val="000000"/>
                <w:szCs w:val="18"/>
                <w:lang w:val="en-CA" w:eastAsia="en-CA"/>
              </w:rPr>
              <w:t>A</w:t>
            </w:r>
            <w:r w:rsidRPr="00DF7BF1">
              <w:rPr>
                <w:rFonts w:eastAsia="Times New Roman" w:cstheme="minorHAnsi"/>
                <w:color w:val="000000"/>
                <w:szCs w:val="18"/>
                <w:lang w:val="en-CA" w:eastAsia="en-CA"/>
              </w:rPr>
              <w:t>llWaterfowl</w:t>
            </w:r>
            <w:proofErr w:type="spellEnd"/>
          </w:p>
        </w:tc>
        <w:tc>
          <w:tcPr>
            <w:tcW w:w="697" w:type="dxa"/>
            <w:noWrap/>
            <w:vAlign w:val="bottom"/>
            <w:hideMark/>
            <w:tcPrChange w:id="778" w:author="kim" w:date="2020-02-04T13:58:00Z">
              <w:tcPr>
                <w:tcW w:w="450" w:type="dxa"/>
                <w:noWrap/>
                <w:vAlign w:val="bottom"/>
                <w:hideMark/>
              </w:tcPr>
            </w:tcPrChange>
          </w:tcPr>
          <w:p w14:paraId="112486D2" w14:textId="618D363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0" w:type="dxa"/>
            <w:noWrap/>
            <w:vAlign w:val="bottom"/>
            <w:hideMark/>
            <w:tcPrChange w:id="779" w:author="kim" w:date="2020-02-04T13:58:00Z">
              <w:tcPr>
                <w:tcW w:w="1171" w:type="dxa"/>
                <w:noWrap/>
                <w:vAlign w:val="bottom"/>
                <w:hideMark/>
              </w:tcPr>
            </w:tcPrChange>
          </w:tcPr>
          <w:p w14:paraId="4154D113" w14:textId="3350E9B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(-0.51-0.77)</w:t>
            </w:r>
          </w:p>
        </w:tc>
        <w:tc>
          <w:tcPr>
            <w:tcW w:w="0" w:type="dxa"/>
            <w:noWrap/>
            <w:vAlign w:val="bottom"/>
            <w:hideMark/>
            <w:tcPrChange w:id="780" w:author="kim" w:date="2020-02-04T13:58:00Z">
              <w:tcPr>
                <w:tcW w:w="1171" w:type="dxa"/>
                <w:noWrap/>
                <w:vAlign w:val="bottom"/>
                <w:hideMark/>
              </w:tcPr>
            </w:tcPrChange>
          </w:tcPr>
          <w:p w14:paraId="6DE594E0" w14:textId="765953F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(-0.95-1.56)</w:t>
            </w:r>
          </w:p>
        </w:tc>
        <w:tc>
          <w:tcPr>
            <w:tcW w:w="0" w:type="dxa"/>
            <w:noWrap/>
            <w:vAlign w:val="bottom"/>
            <w:hideMark/>
            <w:tcPrChange w:id="781" w:author="kim" w:date="2020-02-04T13:58:00Z">
              <w:tcPr>
                <w:tcW w:w="1171" w:type="dxa"/>
                <w:noWrap/>
                <w:vAlign w:val="bottom"/>
                <w:hideMark/>
              </w:tcPr>
            </w:tcPrChange>
          </w:tcPr>
          <w:p w14:paraId="1B8D4073" w14:textId="10EC5AF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(-0.46-1.64)</w:t>
            </w:r>
          </w:p>
        </w:tc>
        <w:tc>
          <w:tcPr>
            <w:tcW w:w="0" w:type="dxa"/>
            <w:noWrap/>
            <w:vAlign w:val="bottom"/>
            <w:hideMark/>
            <w:tcPrChange w:id="782" w:author="kim" w:date="2020-02-04T13:58:00Z">
              <w:tcPr>
                <w:tcW w:w="1171" w:type="dxa"/>
                <w:noWrap/>
                <w:vAlign w:val="bottom"/>
                <w:hideMark/>
              </w:tcPr>
            </w:tcPrChange>
          </w:tcPr>
          <w:p w14:paraId="14EE44FC" w14:textId="549C1CF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0.11 (-0.94-1.30)</w:t>
            </w:r>
          </w:p>
        </w:tc>
        <w:tc>
          <w:tcPr>
            <w:tcW w:w="0" w:type="dxa"/>
            <w:noWrap/>
            <w:vAlign w:val="bottom"/>
            <w:hideMark/>
            <w:tcPrChange w:id="783" w:author="kim" w:date="2020-02-04T13:58:00Z">
              <w:tcPr>
                <w:tcW w:w="1171" w:type="dxa"/>
                <w:noWrap/>
                <w:vAlign w:val="bottom"/>
                <w:hideMark/>
              </w:tcPr>
            </w:tcPrChange>
          </w:tcPr>
          <w:p w14:paraId="13D93CC9" w14:textId="02A8C95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(0.01-0.96)</w:t>
            </w:r>
          </w:p>
        </w:tc>
        <w:tc>
          <w:tcPr>
            <w:tcW w:w="0" w:type="dxa"/>
            <w:noWrap/>
            <w:vAlign w:val="bottom"/>
            <w:hideMark/>
            <w:tcPrChange w:id="784" w:author="kim" w:date="2020-02-04T13:58:00Z">
              <w:tcPr>
                <w:tcW w:w="1171" w:type="dxa"/>
                <w:noWrap/>
                <w:vAlign w:val="bottom"/>
                <w:hideMark/>
              </w:tcPr>
            </w:tcPrChange>
          </w:tcPr>
          <w:p w14:paraId="0FFD9834" w14:textId="5C826A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(0.02-0.16)</w:t>
            </w:r>
          </w:p>
        </w:tc>
      </w:tr>
    </w:tbl>
    <w:p w14:paraId="046880DD" w14:textId="3824574F" w:rsidR="003A15F4" w:rsidRDefault="003A15F4">
      <w:pPr>
        <w:spacing w:after="160" w:line="259" w:lineRule="auto"/>
      </w:pPr>
      <w:r>
        <w:br w:type="page"/>
      </w:r>
    </w:p>
    <w:p w14:paraId="6C466011" w14:textId="27CAF522" w:rsidR="003A15F4" w:rsidRDefault="003A15F4" w:rsidP="003A15F4">
      <w:pPr>
        <w:pStyle w:val="Caption"/>
      </w:pPr>
      <w:r w:rsidRPr="00E60FEC">
        <w:rPr>
          <w:b/>
        </w:rPr>
        <w:lastRenderedPageBreak/>
        <w:t>Table</w:t>
      </w:r>
      <w:r>
        <w:rPr>
          <w:b/>
        </w:rPr>
        <w:t xml:space="preserve"> </w:t>
      </w:r>
      <w:del w:id="785" w:author="kim" w:date="2020-02-03T14:58:00Z">
        <w:r w:rsidDel="003F3E17">
          <w:rPr>
            <w:b/>
          </w:rPr>
          <w:delText>3</w:delText>
        </w:r>
      </w:del>
      <w:ins w:id="786" w:author="kim" w:date="2020-02-03T14:58:00Z">
        <w:r w:rsidR="003F3E17">
          <w:rPr>
            <w:b/>
          </w:rPr>
          <w:t>4</w:t>
        </w:r>
      </w:ins>
      <w:r w:rsidRPr="00E60FEC">
        <w:rPr>
          <w:b/>
        </w:rPr>
        <w:t>.</w:t>
      </w:r>
      <w:r>
        <w:t xml:space="preserve"> </w:t>
      </w:r>
      <w:r w:rsidR="00C54095">
        <w:t>The number of times CMI, GPP, LED, and LCC was selected as the most important variable</w:t>
      </w:r>
      <w:r w:rsidR="0076214F">
        <w:t>, based on the absolute value of the t-statistic in each</w:t>
      </w:r>
      <w:r w:rsidR="00C54095">
        <w:t xml:space="preserve"> </w:t>
      </w:r>
      <w:r>
        <w:t>test feature / ecozone model</w:t>
      </w:r>
      <w:r w:rsidR="0076214F">
        <w:t>,</w:t>
      </w:r>
      <w:r w:rsidR="00C54095">
        <w:t xml:space="preserve"> for songbirds and waterfowl test features</w:t>
      </w:r>
      <w:r>
        <w:t>.</w:t>
      </w:r>
      <w:r w:rsidR="002A293F">
        <w:t xml:space="preserve"> See Appendix 1 for results for each test feature/ecozone model.</w:t>
      </w:r>
    </w:p>
    <w:tbl>
      <w:tblPr>
        <w:tblStyle w:val="TableGridLight1"/>
        <w:tblW w:w="0" w:type="auto"/>
        <w:tblLook w:val="04A0" w:firstRow="1" w:lastRow="0" w:firstColumn="1" w:lastColumn="0" w:noHBand="0" w:noVBand="1"/>
      </w:tblPr>
      <w:tblGrid>
        <w:gridCol w:w="1377"/>
        <w:gridCol w:w="2484"/>
        <w:gridCol w:w="1116"/>
        <w:gridCol w:w="1096"/>
        <w:gridCol w:w="1097"/>
        <w:gridCol w:w="1090"/>
        <w:gridCol w:w="1090"/>
      </w:tblGrid>
      <w:tr w:rsidR="003B1D5F" w:rsidRPr="003B1D5F" w14:paraId="240E2513" w14:textId="77777777" w:rsidTr="003B1D5F">
        <w:tc>
          <w:tcPr>
            <w:tcW w:w="1377" w:type="dxa"/>
            <w:tcBorders>
              <w:top w:val="single" w:sz="4" w:space="0" w:color="auto"/>
              <w:bottom w:val="single" w:sz="4" w:space="0" w:color="auto"/>
            </w:tcBorders>
            <w:shd w:val="clear" w:color="auto" w:fill="E7E6E6" w:themeFill="background2"/>
          </w:tcPr>
          <w:p w14:paraId="5B7C5C41" w14:textId="779DCED1" w:rsidR="003B1D5F" w:rsidRPr="003B1D5F" w:rsidRDefault="003B1D5F" w:rsidP="002A293F">
            <w:pPr>
              <w:rPr>
                <w:b/>
                <w:sz w:val="18"/>
                <w:szCs w:val="18"/>
              </w:rPr>
            </w:pPr>
            <w:r w:rsidRPr="003B1D5F">
              <w:rPr>
                <w:b/>
                <w:sz w:val="18"/>
                <w:szCs w:val="18"/>
              </w:rPr>
              <w:t>Group</w:t>
            </w:r>
          </w:p>
        </w:tc>
        <w:tc>
          <w:tcPr>
            <w:tcW w:w="2484" w:type="dxa"/>
            <w:tcBorders>
              <w:top w:val="single" w:sz="4" w:space="0" w:color="auto"/>
              <w:bottom w:val="single" w:sz="4" w:space="0" w:color="auto"/>
            </w:tcBorders>
            <w:shd w:val="clear" w:color="auto" w:fill="E7E6E6" w:themeFill="background2"/>
          </w:tcPr>
          <w:p w14:paraId="48D22CD0" w14:textId="3DB2C74B" w:rsidR="003B1D5F" w:rsidRPr="003B1D5F" w:rsidRDefault="003B1D5F" w:rsidP="00C54095">
            <w:pPr>
              <w:rPr>
                <w:b/>
                <w:sz w:val="18"/>
                <w:szCs w:val="18"/>
              </w:rPr>
            </w:pPr>
            <w:r w:rsidRPr="003B1D5F">
              <w:rPr>
                <w:b/>
                <w:sz w:val="18"/>
                <w:szCs w:val="18"/>
              </w:rPr>
              <w:t>Test feature</w:t>
            </w:r>
          </w:p>
        </w:tc>
        <w:tc>
          <w:tcPr>
            <w:tcW w:w="1116" w:type="dxa"/>
            <w:tcBorders>
              <w:top w:val="single" w:sz="4" w:space="0" w:color="auto"/>
              <w:bottom w:val="single" w:sz="4" w:space="0" w:color="auto"/>
            </w:tcBorders>
            <w:shd w:val="clear" w:color="auto" w:fill="E7E6E6" w:themeFill="background2"/>
          </w:tcPr>
          <w:p w14:paraId="3B84298F" w14:textId="06B7A19A" w:rsidR="003B1D5F" w:rsidRPr="003B1D5F" w:rsidRDefault="003B1D5F" w:rsidP="00C54095">
            <w:pPr>
              <w:jc w:val="center"/>
              <w:rPr>
                <w:b/>
                <w:sz w:val="18"/>
                <w:szCs w:val="18"/>
              </w:rPr>
            </w:pPr>
            <w:r w:rsidRPr="003B1D5F">
              <w:rPr>
                <w:b/>
                <w:sz w:val="18"/>
                <w:szCs w:val="18"/>
              </w:rPr>
              <w:t>Ecoregions</w:t>
            </w:r>
          </w:p>
        </w:tc>
        <w:tc>
          <w:tcPr>
            <w:tcW w:w="1096" w:type="dxa"/>
            <w:tcBorders>
              <w:top w:val="single" w:sz="4" w:space="0" w:color="auto"/>
              <w:bottom w:val="single" w:sz="4" w:space="0" w:color="auto"/>
            </w:tcBorders>
            <w:shd w:val="clear" w:color="auto" w:fill="E7E6E6" w:themeFill="background2"/>
          </w:tcPr>
          <w:p w14:paraId="420E0141" w14:textId="151E03CA" w:rsidR="003B1D5F" w:rsidRPr="003B1D5F" w:rsidRDefault="003B1D5F" w:rsidP="00C54095">
            <w:pPr>
              <w:jc w:val="center"/>
              <w:rPr>
                <w:b/>
                <w:sz w:val="18"/>
                <w:szCs w:val="18"/>
              </w:rPr>
            </w:pPr>
            <w:r w:rsidRPr="003B1D5F">
              <w:rPr>
                <w:b/>
                <w:sz w:val="18"/>
                <w:szCs w:val="18"/>
              </w:rPr>
              <w:t>CMI</w:t>
            </w:r>
          </w:p>
        </w:tc>
        <w:tc>
          <w:tcPr>
            <w:tcW w:w="1097" w:type="dxa"/>
            <w:tcBorders>
              <w:top w:val="single" w:sz="4" w:space="0" w:color="auto"/>
              <w:bottom w:val="single" w:sz="4" w:space="0" w:color="auto"/>
            </w:tcBorders>
            <w:shd w:val="clear" w:color="auto" w:fill="E7E6E6" w:themeFill="background2"/>
          </w:tcPr>
          <w:p w14:paraId="2E52E9D0" w14:textId="77777777" w:rsidR="003B1D5F" w:rsidRPr="003B1D5F" w:rsidRDefault="003B1D5F" w:rsidP="00C54095">
            <w:pPr>
              <w:jc w:val="center"/>
              <w:rPr>
                <w:b/>
                <w:sz w:val="18"/>
                <w:szCs w:val="18"/>
              </w:rPr>
            </w:pPr>
            <w:r w:rsidRPr="003B1D5F">
              <w:rPr>
                <w:b/>
                <w:sz w:val="18"/>
                <w:szCs w:val="18"/>
              </w:rPr>
              <w:t>GPP</w:t>
            </w:r>
          </w:p>
        </w:tc>
        <w:tc>
          <w:tcPr>
            <w:tcW w:w="1090" w:type="dxa"/>
            <w:tcBorders>
              <w:top w:val="single" w:sz="4" w:space="0" w:color="auto"/>
              <w:bottom w:val="single" w:sz="4" w:space="0" w:color="auto"/>
            </w:tcBorders>
            <w:shd w:val="clear" w:color="auto" w:fill="E7E6E6" w:themeFill="background2"/>
          </w:tcPr>
          <w:p w14:paraId="3DE0AA2D" w14:textId="77777777" w:rsidR="003B1D5F" w:rsidRPr="003B1D5F" w:rsidRDefault="003B1D5F" w:rsidP="00C54095">
            <w:pPr>
              <w:jc w:val="center"/>
              <w:rPr>
                <w:b/>
                <w:sz w:val="18"/>
                <w:szCs w:val="18"/>
              </w:rPr>
            </w:pPr>
            <w:r w:rsidRPr="003B1D5F">
              <w:rPr>
                <w:b/>
                <w:sz w:val="18"/>
                <w:szCs w:val="18"/>
              </w:rPr>
              <w:t>LED</w:t>
            </w:r>
          </w:p>
        </w:tc>
        <w:tc>
          <w:tcPr>
            <w:tcW w:w="1090" w:type="dxa"/>
            <w:tcBorders>
              <w:top w:val="single" w:sz="4" w:space="0" w:color="auto"/>
              <w:bottom w:val="single" w:sz="4" w:space="0" w:color="auto"/>
            </w:tcBorders>
            <w:shd w:val="clear" w:color="auto" w:fill="E7E6E6" w:themeFill="background2"/>
          </w:tcPr>
          <w:p w14:paraId="6EED637A" w14:textId="77777777" w:rsidR="003B1D5F" w:rsidRPr="003B1D5F" w:rsidRDefault="003B1D5F" w:rsidP="00C54095">
            <w:pPr>
              <w:jc w:val="center"/>
              <w:rPr>
                <w:b/>
                <w:sz w:val="18"/>
                <w:szCs w:val="18"/>
              </w:rPr>
            </w:pPr>
            <w:r w:rsidRPr="003B1D5F">
              <w:rPr>
                <w:b/>
                <w:sz w:val="18"/>
                <w:szCs w:val="18"/>
              </w:rPr>
              <w:t>LCC</w:t>
            </w:r>
          </w:p>
        </w:tc>
      </w:tr>
      <w:tr w:rsidR="000B32C1" w:rsidRPr="003B1D5F" w14:paraId="47628FD7" w14:textId="77777777" w:rsidTr="003B1D5F">
        <w:tc>
          <w:tcPr>
            <w:tcW w:w="1377" w:type="dxa"/>
            <w:tcBorders>
              <w:top w:val="single" w:sz="4" w:space="0" w:color="auto"/>
              <w:bottom w:val="single" w:sz="4" w:space="0" w:color="auto"/>
            </w:tcBorders>
          </w:tcPr>
          <w:p w14:paraId="7D2E8F59" w14:textId="77777777" w:rsidR="000B32C1" w:rsidRPr="003B1D5F" w:rsidRDefault="000B32C1" w:rsidP="000B32C1">
            <w:pPr>
              <w:rPr>
                <w:sz w:val="18"/>
                <w:szCs w:val="18"/>
              </w:rPr>
            </w:pPr>
            <w:r w:rsidRPr="003B1D5F">
              <w:rPr>
                <w:sz w:val="18"/>
                <w:szCs w:val="18"/>
              </w:rPr>
              <w:t>Ungulates</w:t>
            </w:r>
          </w:p>
        </w:tc>
        <w:tc>
          <w:tcPr>
            <w:tcW w:w="2484" w:type="dxa"/>
            <w:tcBorders>
              <w:top w:val="single" w:sz="4" w:space="0" w:color="auto"/>
              <w:bottom w:val="single" w:sz="4" w:space="0" w:color="auto"/>
            </w:tcBorders>
          </w:tcPr>
          <w:p w14:paraId="7E3E3D78" w14:textId="77777777" w:rsidR="000B32C1" w:rsidRPr="003B1D5F" w:rsidRDefault="000B32C1" w:rsidP="000B32C1">
            <w:pPr>
              <w:rPr>
                <w:sz w:val="18"/>
                <w:szCs w:val="18"/>
              </w:rPr>
            </w:pPr>
            <w:r w:rsidRPr="003B1D5F">
              <w:rPr>
                <w:sz w:val="18"/>
                <w:szCs w:val="18"/>
              </w:rPr>
              <w:t>Caribou</w:t>
            </w:r>
          </w:p>
        </w:tc>
        <w:tc>
          <w:tcPr>
            <w:tcW w:w="1116" w:type="dxa"/>
            <w:tcBorders>
              <w:top w:val="single" w:sz="4" w:space="0" w:color="auto"/>
              <w:bottom w:val="single" w:sz="4" w:space="0" w:color="auto"/>
            </w:tcBorders>
          </w:tcPr>
          <w:p w14:paraId="448754F3" w14:textId="6ABBEACA" w:rsidR="000B32C1" w:rsidRPr="003B1D5F" w:rsidRDefault="000B32C1" w:rsidP="000B32C1">
            <w:pPr>
              <w:jc w:val="center"/>
              <w:rPr>
                <w:sz w:val="18"/>
                <w:szCs w:val="18"/>
              </w:rPr>
            </w:pPr>
            <w:r w:rsidRPr="003B1D5F">
              <w:rPr>
                <w:sz w:val="18"/>
                <w:szCs w:val="18"/>
              </w:rPr>
              <w:t>30</w:t>
            </w:r>
          </w:p>
        </w:tc>
        <w:tc>
          <w:tcPr>
            <w:tcW w:w="1096" w:type="dxa"/>
            <w:tcBorders>
              <w:top w:val="single" w:sz="4" w:space="0" w:color="auto"/>
              <w:bottom w:val="single" w:sz="4" w:space="0" w:color="auto"/>
            </w:tcBorders>
          </w:tcPr>
          <w:p w14:paraId="34C9136A" w14:textId="5F249807" w:rsidR="000B32C1" w:rsidRPr="000B32C1" w:rsidRDefault="000B32C1" w:rsidP="000B32C1">
            <w:pPr>
              <w:jc w:val="center"/>
              <w:rPr>
                <w:rFonts w:cstheme="minorHAnsi"/>
                <w:sz w:val="18"/>
                <w:szCs w:val="18"/>
              </w:rPr>
            </w:pPr>
            <w:r w:rsidRPr="000B32C1">
              <w:rPr>
                <w:rFonts w:cstheme="minorHAnsi"/>
                <w:sz w:val="18"/>
                <w:szCs w:val="18"/>
              </w:rPr>
              <w:t>7</w:t>
            </w:r>
          </w:p>
        </w:tc>
        <w:tc>
          <w:tcPr>
            <w:tcW w:w="1097" w:type="dxa"/>
            <w:tcBorders>
              <w:top w:val="single" w:sz="4" w:space="0" w:color="auto"/>
              <w:bottom w:val="single" w:sz="4" w:space="0" w:color="auto"/>
            </w:tcBorders>
          </w:tcPr>
          <w:p w14:paraId="20FA95DD" w14:textId="1F39A789" w:rsidR="000B32C1" w:rsidRPr="000B32C1" w:rsidRDefault="000B32C1" w:rsidP="000B32C1">
            <w:pPr>
              <w:jc w:val="center"/>
              <w:rPr>
                <w:rFonts w:cstheme="minorHAnsi"/>
                <w:sz w:val="18"/>
                <w:szCs w:val="18"/>
              </w:rPr>
            </w:pPr>
            <w:r w:rsidRPr="000B32C1">
              <w:rPr>
                <w:rFonts w:cstheme="minorHAnsi"/>
                <w:sz w:val="18"/>
                <w:szCs w:val="18"/>
              </w:rPr>
              <w:t>13</w:t>
            </w:r>
          </w:p>
        </w:tc>
        <w:tc>
          <w:tcPr>
            <w:tcW w:w="1090" w:type="dxa"/>
            <w:tcBorders>
              <w:top w:val="single" w:sz="4" w:space="0" w:color="auto"/>
              <w:bottom w:val="single" w:sz="4" w:space="0" w:color="auto"/>
            </w:tcBorders>
          </w:tcPr>
          <w:p w14:paraId="4853F648" w14:textId="13A4C31D" w:rsidR="000B32C1" w:rsidRPr="000B32C1" w:rsidRDefault="000B32C1" w:rsidP="000B32C1">
            <w:pPr>
              <w:jc w:val="center"/>
              <w:rPr>
                <w:rFonts w:cstheme="minorHAnsi"/>
                <w:sz w:val="18"/>
                <w:szCs w:val="18"/>
              </w:rPr>
            </w:pPr>
            <w:r w:rsidRPr="000B32C1">
              <w:rPr>
                <w:rFonts w:cstheme="minorHAnsi"/>
                <w:sz w:val="18"/>
                <w:szCs w:val="18"/>
              </w:rPr>
              <w:t>3</w:t>
            </w:r>
          </w:p>
        </w:tc>
        <w:tc>
          <w:tcPr>
            <w:tcW w:w="1090" w:type="dxa"/>
            <w:tcBorders>
              <w:top w:val="single" w:sz="4" w:space="0" w:color="auto"/>
              <w:bottom w:val="single" w:sz="4" w:space="0" w:color="auto"/>
            </w:tcBorders>
          </w:tcPr>
          <w:p w14:paraId="581C0E6F" w14:textId="044C9EED" w:rsidR="000B32C1" w:rsidRPr="000B32C1" w:rsidRDefault="000B32C1" w:rsidP="000B32C1">
            <w:pPr>
              <w:jc w:val="center"/>
              <w:rPr>
                <w:rFonts w:cstheme="minorHAnsi"/>
                <w:sz w:val="18"/>
                <w:szCs w:val="18"/>
              </w:rPr>
            </w:pPr>
            <w:r w:rsidRPr="000B32C1">
              <w:rPr>
                <w:rFonts w:cstheme="minorHAnsi"/>
                <w:sz w:val="18"/>
                <w:szCs w:val="18"/>
              </w:rPr>
              <w:t>7</w:t>
            </w:r>
          </w:p>
        </w:tc>
      </w:tr>
      <w:tr w:rsidR="000B32C1" w:rsidRPr="003B1D5F" w14:paraId="66A1ABB2" w14:textId="77777777" w:rsidTr="003B1D5F">
        <w:tc>
          <w:tcPr>
            <w:tcW w:w="1377" w:type="dxa"/>
            <w:tcBorders>
              <w:top w:val="single" w:sz="4" w:space="0" w:color="auto"/>
            </w:tcBorders>
          </w:tcPr>
          <w:p w14:paraId="15AF066B" w14:textId="58DCF5A0" w:rsidR="000B32C1" w:rsidRPr="003B1D5F" w:rsidRDefault="000B32C1" w:rsidP="000B32C1">
            <w:pPr>
              <w:rPr>
                <w:sz w:val="18"/>
                <w:szCs w:val="18"/>
              </w:rPr>
            </w:pPr>
            <w:r w:rsidRPr="003B1D5F">
              <w:rPr>
                <w:sz w:val="18"/>
                <w:szCs w:val="18"/>
              </w:rPr>
              <w:t>Songbirds</w:t>
            </w:r>
          </w:p>
        </w:tc>
        <w:tc>
          <w:tcPr>
            <w:tcW w:w="2484" w:type="dxa"/>
          </w:tcPr>
          <w:p w14:paraId="4DB11727" w14:textId="2C5B6883" w:rsidR="000B32C1" w:rsidRPr="003B1D5F" w:rsidRDefault="000B32C1" w:rsidP="000B32C1">
            <w:pPr>
              <w:rPr>
                <w:sz w:val="18"/>
                <w:szCs w:val="18"/>
              </w:rPr>
            </w:pPr>
            <w:proofErr w:type="spellStart"/>
            <w:r w:rsidRPr="003B1D5F">
              <w:rPr>
                <w:sz w:val="18"/>
                <w:szCs w:val="18"/>
              </w:rPr>
              <w:t>Blackburnian</w:t>
            </w:r>
            <w:proofErr w:type="spellEnd"/>
            <w:r w:rsidRPr="003B1D5F">
              <w:rPr>
                <w:sz w:val="18"/>
                <w:szCs w:val="18"/>
              </w:rPr>
              <w:t xml:space="preserve"> Warbler</w:t>
            </w:r>
          </w:p>
        </w:tc>
        <w:tc>
          <w:tcPr>
            <w:tcW w:w="1116" w:type="dxa"/>
          </w:tcPr>
          <w:p w14:paraId="1F5B6A03" w14:textId="27672621" w:rsidR="000B32C1" w:rsidRPr="003B1D5F" w:rsidRDefault="000B32C1" w:rsidP="000B32C1">
            <w:pPr>
              <w:jc w:val="center"/>
              <w:rPr>
                <w:color w:val="000000"/>
                <w:sz w:val="18"/>
                <w:szCs w:val="18"/>
              </w:rPr>
            </w:pPr>
            <w:r w:rsidRPr="003B1D5F">
              <w:rPr>
                <w:sz w:val="18"/>
                <w:szCs w:val="18"/>
              </w:rPr>
              <w:t>6</w:t>
            </w:r>
          </w:p>
        </w:tc>
        <w:tc>
          <w:tcPr>
            <w:tcW w:w="1096" w:type="dxa"/>
          </w:tcPr>
          <w:p w14:paraId="1DD2176D" w14:textId="75C18C08" w:rsidR="000B32C1" w:rsidRPr="000B32C1" w:rsidRDefault="000B32C1" w:rsidP="000B32C1">
            <w:pPr>
              <w:jc w:val="center"/>
              <w:rPr>
                <w:rFonts w:cstheme="minorHAnsi"/>
                <w:sz w:val="18"/>
                <w:szCs w:val="18"/>
              </w:rPr>
            </w:pPr>
            <w:r w:rsidRPr="000B32C1">
              <w:rPr>
                <w:rFonts w:cstheme="minorHAnsi"/>
                <w:sz w:val="18"/>
                <w:szCs w:val="18"/>
              </w:rPr>
              <w:t>2</w:t>
            </w:r>
          </w:p>
        </w:tc>
        <w:tc>
          <w:tcPr>
            <w:tcW w:w="1097" w:type="dxa"/>
          </w:tcPr>
          <w:p w14:paraId="1FD9656D" w14:textId="53DD07DB"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7214BC3E" w14:textId="05D2AA4D"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208698D3" w14:textId="7E537462" w:rsidR="000B32C1" w:rsidRPr="000B32C1" w:rsidRDefault="000B32C1" w:rsidP="000B32C1">
            <w:pPr>
              <w:jc w:val="center"/>
              <w:rPr>
                <w:rFonts w:cstheme="minorHAnsi"/>
                <w:sz w:val="18"/>
                <w:szCs w:val="18"/>
              </w:rPr>
            </w:pPr>
            <w:r w:rsidRPr="000B32C1">
              <w:rPr>
                <w:rFonts w:cstheme="minorHAnsi"/>
                <w:sz w:val="18"/>
                <w:szCs w:val="18"/>
              </w:rPr>
              <w:t>1</w:t>
            </w:r>
          </w:p>
        </w:tc>
      </w:tr>
      <w:tr w:rsidR="000B32C1" w:rsidRPr="003B1D5F" w14:paraId="5809BF70" w14:textId="77777777" w:rsidTr="003B1D5F">
        <w:tc>
          <w:tcPr>
            <w:tcW w:w="1377" w:type="dxa"/>
          </w:tcPr>
          <w:p w14:paraId="723A93C2" w14:textId="77777777" w:rsidR="000B32C1" w:rsidRPr="003B1D5F" w:rsidRDefault="000B32C1" w:rsidP="000B32C1">
            <w:pPr>
              <w:rPr>
                <w:sz w:val="18"/>
                <w:szCs w:val="18"/>
              </w:rPr>
            </w:pPr>
          </w:p>
        </w:tc>
        <w:tc>
          <w:tcPr>
            <w:tcW w:w="2484" w:type="dxa"/>
          </w:tcPr>
          <w:p w14:paraId="5DAE36BC" w14:textId="2C742A45" w:rsidR="000B32C1" w:rsidRPr="003B1D5F" w:rsidRDefault="000B32C1" w:rsidP="000B32C1">
            <w:pPr>
              <w:rPr>
                <w:sz w:val="18"/>
                <w:szCs w:val="18"/>
              </w:rPr>
            </w:pPr>
            <w:r w:rsidRPr="003B1D5F">
              <w:rPr>
                <w:sz w:val="18"/>
                <w:szCs w:val="18"/>
              </w:rPr>
              <w:t>Boreal Chickadee</w:t>
            </w:r>
          </w:p>
        </w:tc>
        <w:tc>
          <w:tcPr>
            <w:tcW w:w="1116" w:type="dxa"/>
          </w:tcPr>
          <w:p w14:paraId="253F59DD" w14:textId="06876A2E" w:rsidR="000B32C1" w:rsidRPr="003B1D5F" w:rsidRDefault="000B32C1" w:rsidP="000B32C1">
            <w:pPr>
              <w:jc w:val="center"/>
              <w:rPr>
                <w:color w:val="000000"/>
                <w:sz w:val="18"/>
                <w:szCs w:val="18"/>
              </w:rPr>
            </w:pPr>
            <w:r w:rsidRPr="003B1D5F">
              <w:rPr>
                <w:sz w:val="18"/>
                <w:szCs w:val="18"/>
              </w:rPr>
              <w:t>48</w:t>
            </w:r>
          </w:p>
        </w:tc>
        <w:tc>
          <w:tcPr>
            <w:tcW w:w="1096" w:type="dxa"/>
          </w:tcPr>
          <w:p w14:paraId="7F76C16E" w14:textId="6686ECCA" w:rsidR="000B32C1" w:rsidRPr="000B32C1" w:rsidRDefault="000B32C1" w:rsidP="000B32C1">
            <w:pPr>
              <w:jc w:val="center"/>
              <w:rPr>
                <w:rFonts w:cstheme="minorHAnsi"/>
                <w:sz w:val="18"/>
                <w:szCs w:val="18"/>
              </w:rPr>
            </w:pPr>
            <w:r w:rsidRPr="000B32C1">
              <w:rPr>
                <w:rFonts w:cstheme="minorHAnsi"/>
                <w:sz w:val="18"/>
                <w:szCs w:val="18"/>
              </w:rPr>
              <w:t>20</w:t>
            </w:r>
          </w:p>
        </w:tc>
        <w:tc>
          <w:tcPr>
            <w:tcW w:w="1097" w:type="dxa"/>
          </w:tcPr>
          <w:p w14:paraId="09E791D3" w14:textId="150B5743"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Pr>
          <w:p w14:paraId="13D1FEAE" w14:textId="24A14D6E"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7A24276F" w14:textId="18DEF7F1" w:rsidR="000B32C1" w:rsidRPr="000B32C1" w:rsidRDefault="000B32C1" w:rsidP="000B32C1">
            <w:pPr>
              <w:jc w:val="center"/>
              <w:rPr>
                <w:rFonts w:cstheme="minorHAnsi"/>
                <w:sz w:val="18"/>
                <w:szCs w:val="18"/>
              </w:rPr>
            </w:pPr>
            <w:r w:rsidRPr="000B32C1">
              <w:rPr>
                <w:rFonts w:cstheme="minorHAnsi"/>
                <w:sz w:val="18"/>
                <w:szCs w:val="18"/>
              </w:rPr>
              <w:t>10</w:t>
            </w:r>
          </w:p>
        </w:tc>
      </w:tr>
      <w:tr w:rsidR="000B32C1" w:rsidRPr="003B1D5F" w14:paraId="28119AFA" w14:textId="77777777" w:rsidTr="003B1D5F">
        <w:tc>
          <w:tcPr>
            <w:tcW w:w="1377" w:type="dxa"/>
          </w:tcPr>
          <w:p w14:paraId="4743FCDD" w14:textId="77777777" w:rsidR="000B32C1" w:rsidRPr="003B1D5F" w:rsidRDefault="000B32C1" w:rsidP="000B32C1">
            <w:pPr>
              <w:rPr>
                <w:sz w:val="18"/>
                <w:szCs w:val="18"/>
              </w:rPr>
            </w:pPr>
          </w:p>
        </w:tc>
        <w:tc>
          <w:tcPr>
            <w:tcW w:w="2484" w:type="dxa"/>
          </w:tcPr>
          <w:p w14:paraId="164884A7" w14:textId="5FA051BE" w:rsidR="000B32C1" w:rsidRPr="003B1D5F" w:rsidRDefault="000B32C1" w:rsidP="000B32C1">
            <w:pPr>
              <w:rPr>
                <w:sz w:val="18"/>
                <w:szCs w:val="18"/>
              </w:rPr>
            </w:pPr>
            <w:r w:rsidRPr="003B1D5F">
              <w:rPr>
                <w:sz w:val="18"/>
                <w:szCs w:val="18"/>
              </w:rPr>
              <w:t>Brown Creeper</w:t>
            </w:r>
          </w:p>
        </w:tc>
        <w:tc>
          <w:tcPr>
            <w:tcW w:w="1116" w:type="dxa"/>
          </w:tcPr>
          <w:p w14:paraId="692007B1" w14:textId="764886E8" w:rsidR="000B32C1" w:rsidRPr="003B1D5F" w:rsidRDefault="000B32C1" w:rsidP="000B32C1">
            <w:pPr>
              <w:jc w:val="center"/>
              <w:rPr>
                <w:color w:val="000000"/>
                <w:sz w:val="18"/>
                <w:szCs w:val="18"/>
              </w:rPr>
            </w:pPr>
            <w:r w:rsidRPr="003B1D5F">
              <w:rPr>
                <w:sz w:val="18"/>
                <w:szCs w:val="18"/>
              </w:rPr>
              <w:t>20</w:t>
            </w:r>
          </w:p>
        </w:tc>
        <w:tc>
          <w:tcPr>
            <w:tcW w:w="1096" w:type="dxa"/>
          </w:tcPr>
          <w:p w14:paraId="7715B063" w14:textId="2B90484C" w:rsidR="000B32C1" w:rsidRPr="000B32C1" w:rsidRDefault="000B32C1" w:rsidP="000B32C1">
            <w:pPr>
              <w:jc w:val="center"/>
              <w:rPr>
                <w:rFonts w:cstheme="minorHAnsi"/>
                <w:sz w:val="18"/>
                <w:szCs w:val="18"/>
              </w:rPr>
            </w:pPr>
            <w:r w:rsidRPr="000B32C1">
              <w:rPr>
                <w:rFonts w:cstheme="minorHAnsi"/>
                <w:sz w:val="18"/>
                <w:szCs w:val="18"/>
              </w:rPr>
              <w:t>8</w:t>
            </w:r>
          </w:p>
        </w:tc>
        <w:tc>
          <w:tcPr>
            <w:tcW w:w="1097" w:type="dxa"/>
          </w:tcPr>
          <w:p w14:paraId="161CCF3D" w14:textId="7AAD5E00" w:rsidR="000B32C1" w:rsidRPr="000B32C1" w:rsidRDefault="000B32C1" w:rsidP="000B32C1">
            <w:pPr>
              <w:jc w:val="center"/>
              <w:rPr>
                <w:rFonts w:cstheme="minorHAnsi"/>
                <w:sz w:val="18"/>
                <w:szCs w:val="18"/>
              </w:rPr>
            </w:pPr>
            <w:r w:rsidRPr="000B32C1">
              <w:rPr>
                <w:rFonts w:cstheme="minorHAnsi"/>
                <w:sz w:val="18"/>
                <w:szCs w:val="18"/>
              </w:rPr>
              <w:t>6</w:t>
            </w:r>
          </w:p>
        </w:tc>
        <w:tc>
          <w:tcPr>
            <w:tcW w:w="1090" w:type="dxa"/>
          </w:tcPr>
          <w:p w14:paraId="6A4701A4" w14:textId="50779D72"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4116F068" w14:textId="077CF931" w:rsidR="000B32C1" w:rsidRPr="000B32C1" w:rsidRDefault="000B32C1" w:rsidP="000B32C1">
            <w:pPr>
              <w:jc w:val="center"/>
              <w:rPr>
                <w:rFonts w:cstheme="minorHAnsi"/>
                <w:sz w:val="18"/>
                <w:szCs w:val="18"/>
              </w:rPr>
            </w:pPr>
            <w:r w:rsidRPr="000B32C1">
              <w:rPr>
                <w:rFonts w:cstheme="minorHAnsi"/>
                <w:sz w:val="18"/>
                <w:szCs w:val="18"/>
              </w:rPr>
              <w:t>5</w:t>
            </w:r>
          </w:p>
        </w:tc>
      </w:tr>
      <w:tr w:rsidR="000B32C1" w:rsidRPr="003B1D5F" w14:paraId="463746A4" w14:textId="77777777" w:rsidTr="003B1D5F">
        <w:tc>
          <w:tcPr>
            <w:tcW w:w="1377" w:type="dxa"/>
          </w:tcPr>
          <w:p w14:paraId="509E6E66" w14:textId="77777777" w:rsidR="000B32C1" w:rsidRPr="003B1D5F" w:rsidRDefault="000B32C1" w:rsidP="000B32C1">
            <w:pPr>
              <w:rPr>
                <w:sz w:val="18"/>
                <w:szCs w:val="18"/>
              </w:rPr>
            </w:pPr>
          </w:p>
        </w:tc>
        <w:tc>
          <w:tcPr>
            <w:tcW w:w="2484" w:type="dxa"/>
          </w:tcPr>
          <w:p w14:paraId="68FE2867" w14:textId="7D08FBEF" w:rsidR="000B32C1" w:rsidRPr="003B1D5F" w:rsidRDefault="000B32C1" w:rsidP="000B32C1">
            <w:pPr>
              <w:rPr>
                <w:sz w:val="18"/>
                <w:szCs w:val="18"/>
              </w:rPr>
            </w:pPr>
            <w:r w:rsidRPr="003B1D5F">
              <w:rPr>
                <w:sz w:val="18"/>
                <w:szCs w:val="18"/>
              </w:rPr>
              <w:t>Black-throated Green Warbler</w:t>
            </w:r>
          </w:p>
        </w:tc>
        <w:tc>
          <w:tcPr>
            <w:tcW w:w="1116" w:type="dxa"/>
          </w:tcPr>
          <w:p w14:paraId="5D0C0D55" w14:textId="40DD470D" w:rsidR="000B32C1" w:rsidRPr="003B1D5F" w:rsidRDefault="000B32C1" w:rsidP="000B32C1">
            <w:pPr>
              <w:jc w:val="center"/>
              <w:rPr>
                <w:color w:val="000000"/>
                <w:sz w:val="18"/>
                <w:szCs w:val="18"/>
              </w:rPr>
            </w:pPr>
            <w:r w:rsidRPr="003B1D5F">
              <w:rPr>
                <w:sz w:val="18"/>
                <w:szCs w:val="18"/>
              </w:rPr>
              <w:t>16</w:t>
            </w:r>
          </w:p>
        </w:tc>
        <w:tc>
          <w:tcPr>
            <w:tcW w:w="1096" w:type="dxa"/>
          </w:tcPr>
          <w:p w14:paraId="7960E017" w14:textId="589102F8" w:rsidR="000B32C1" w:rsidRPr="000B32C1" w:rsidRDefault="000B32C1" w:rsidP="000B32C1">
            <w:pPr>
              <w:jc w:val="center"/>
              <w:rPr>
                <w:rFonts w:cstheme="minorHAnsi"/>
                <w:sz w:val="18"/>
                <w:szCs w:val="18"/>
              </w:rPr>
            </w:pPr>
            <w:r w:rsidRPr="000B32C1">
              <w:rPr>
                <w:rFonts w:cstheme="minorHAnsi"/>
                <w:sz w:val="18"/>
                <w:szCs w:val="18"/>
              </w:rPr>
              <w:t>7</w:t>
            </w:r>
          </w:p>
        </w:tc>
        <w:tc>
          <w:tcPr>
            <w:tcW w:w="1097" w:type="dxa"/>
          </w:tcPr>
          <w:p w14:paraId="1481C90B" w14:textId="02BD01FD" w:rsidR="000B32C1" w:rsidRPr="000B32C1" w:rsidRDefault="000B32C1" w:rsidP="000B32C1">
            <w:pPr>
              <w:jc w:val="center"/>
              <w:rPr>
                <w:rFonts w:cstheme="minorHAnsi"/>
                <w:sz w:val="18"/>
                <w:szCs w:val="18"/>
              </w:rPr>
            </w:pPr>
            <w:r w:rsidRPr="000B32C1">
              <w:rPr>
                <w:rFonts w:cstheme="minorHAnsi"/>
                <w:sz w:val="18"/>
                <w:szCs w:val="18"/>
              </w:rPr>
              <w:t>5</w:t>
            </w:r>
          </w:p>
        </w:tc>
        <w:tc>
          <w:tcPr>
            <w:tcW w:w="1090" w:type="dxa"/>
          </w:tcPr>
          <w:p w14:paraId="520A7A0B" w14:textId="6C183A5B"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76F8EA09" w14:textId="6E74AC9A" w:rsidR="000B32C1" w:rsidRPr="000B32C1" w:rsidRDefault="000B32C1" w:rsidP="000B32C1">
            <w:pPr>
              <w:jc w:val="center"/>
              <w:rPr>
                <w:rFonts w:cstheme="minorHAnsi"/>
                <w:sz w:val="18"/>
                <w:szCs w:val="18"/>
              </w:rPr>
            </w:pPr>
            <w:r w:rsidRPr="000B32C1">
              <w:rPr>
                <w:rFonts w:cstheme="minorHAnsi"/>
                <w:sz w:val="18"/>
                <w:szCs w:val="18"/>
              </w:rPr>
              <w:t>3</w:t>
            </w:r>
          </w:p>
        </w:tc>
      </w:tr>
      <w:tr w:rsidR="000B32C1" w:rsidRPr="003B1D5F" w14:paraId="38ED1981" w14:textId="77777777" w:rsidTr="003B1D5F">
        <w:tc>
          <w:tcPr>
            <w:tcW w:w="1377" w:type="dxa"/>
          </w:tcPr>
          <w:p w14:paraId="31BCCD36" w14:textId="77777777" w:rsidR="000B32C1" w:rsidRPr="003B1D5F" w:rsidRDefault="000B32C1" w:rsidP="000B32C1">
            <w:pPr>
              <w:rPr>
                <w:sz w:val="18"/>
                <w:szCs w:val="18"/>
              </w:rPr>
            </w:pPr>
          </w:p>
        </w:tc>
        <w:tc>
          <w:tcPr>
            <w:tcW w:w="2484" w:type="dxa"/>
          </w:tcPr>
          <w:p w14:paraId="33196237" w14:textId="4C686715" w:rsidR="000B32C1" w:rsidRPr="003B1D5F" w:rsidRDefault="000B32C1" w:rsidP="000B32C1">
            <w:pPr>
              <w:rPr>
                <w:sz w:val="18"/>
                <w:szCs w:val="18"/>
              </w:rPr>
            </w:pPr>
            <w:r w:rsidRPr="003B1D5F">
              <w:rPr>
                <w:sz w:val="18"/>
                <w:szCs w:val="18"/>
              </w:rPr>
              <w:t>Canada Warbler</w:t>
            </w:r>
          </w:p>
        </w:tc>
        <w:tc>
          <w:tcPr>
            <w:tcW w:w="1116" w:type="dxa"/>
          </w:tcPr>
          <w:p w14:paraId="52127D37" w14:textId="062E16BB" w:rsidR="000B32C1" w:rsidRPr="003B1D5F" w:rsidRDefault="000B32C1" w:rsidP="000B32C1">
            <w:pPr>
              <w:jc w:val="center"/>
              <w:rPr>
                <w:color w:val="000000"/>
                <w:sz w:val="18"/>
                <w:szCs w:val="18"/>
              </w:rPr>
            </w:pPr>
            <w:r w:rsidRPr="003B1D5F">
              <w:rPr>
                <w:sz w:val="18"/>
                <w:szCs w:val="18"/>
              </w:rPr>
              <w:t>10</w:t>
            </w:r>
          </w:p>
        </w:tc>
        <w:tc>
          <w:tcPr>
            <w:tcW w:w="1096" w:type="dxa"/>
          </w:tcPr>
          <w:p w14:paraId="6FD9AA66" w14:textId="0318CF6B" w:rsidR="000B32C1" w:rsidRPr="000B32C1" w:rsidRDefault="000B32C1" w:rsidP="000B32C1">
            <w:pPr>
              <w:jc w:val="center"/>
              <w:rPr>
                <w:rFonts w:cstheme="minorHAnsi"/>
                <w:sz w:val="18"/>
                <w:szCs w:val="18"/>
              </w:rPr>
            </w:pPr>
            <w:r w:rsidRPr="000B32C1">
              <w:rPr>
                <w:rFonts w:cstheme="minorHAnsi"/>
                <w:sz w:val="18"/>
                <w:szCs w:val="18"/>
              </w:rPr>
              <w:t>2</w:t>
            </w:r>
          </w:p>
        </w:tc>
        <w:tc>
          <w:tcPr>
            <w:tcW w:w="1097" w:type="dxa"/>
          </w:tcPr>
          <w:p w14:paraId="0C6B03C5" w14:textId="67362CB9" w:rsidR="000B32C1" w:rsidRPr="000B32C1" w:rsidRDefault="000B32C1" w:rsidP="000B32C1">
            <w:pPr>
              <w:jc w:val="center"/>
              <w:rPr>
                <w:rFonts w:cstheme="minorHAnsi"/>
                <w:sz w:val="18"/>
                <w:szCs w:val="18"/>
              </w:rPr>
            </w:pPr>
            <w:r w:rsidRPr="000B32C1">
              <w:rPr>
                <w:rFonts w:cstheme="minorHAnsi"/>
                <w:sz w:val="18"/>
                <w:szCs w:val="18"/>
              </w:rPr>
              <w:t>4</w:t>
            </w:r>
          </w:p>
        </w:tc>
        <w:tc>
          <w:tcPr>
            <w:tcW w:w="1090" w:type="dxa"/>
          </w:tcPr>
          <w:p w14:paraId="007C41A9" w14:textId="5C62FCDB"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39EFA080" w14:textId="652C4677" w:rsidR="000B32C1" w:rsidRPr="000B32C1" w:rsidRDefault="000B32C1" w:rsidP="000B32C1">
            <w:pPr>
              <w:jc w:val="center"/>
              <w:rPr>
                <w:rFonts w:cstheme="minorHAnsi"/>
                <w:sz w:val="18"/>
                <w:szCs w:val="18"/>
              </w:rPr>
            </w:pPr>
            <w:r w:rsidRPr="000B32C1">
              <w:rPr>
                <w:rFonts w:cstheme="minorHAnsi"/>
                <w:sz w:val="18"/>
                <w:szCs w:val="18"/>
              </w:rPr>
              <w:t>2</w:t>
            </w:r>
          </w:p>
        </w:tc>
      </w:tr>
      <w:tr w:rsidR="000B32C1" w:rsidRPr="003B1D5F" w14:paraId="419DEE73" w14:textId="77777777" w:rsidTr="003B1D5F">
        <w:tc>
          <w:tcPr>
            <w:tcW w:w="1377" w:type="dxa"/>
          </w:tcPr>
          <w:p w14:paraId="4C4F6C20" w14:textId="77777777" w:rsidR="000B32C1" w:rsidRPr="003B1D5F" w:rsidRDefault="000B32C1" w:rsidP="000B32C1">
            <w:pPr>
              <w:rPr>
                <w:sz w:val="18"/>
                <w:szCs w:val="18"/>
              </w:rPr>
            </w:pPr>
          </w:p>
        </w:tc>
        <w:tc>
          <w:tcPr>
            <w:tcW w:w="2484" w:type="dxa"/>
          </w:tcPr>
          <w:p w14:paraId="1DF3DED8" w14:textId="3D86CFD7" w:rsidR="000B32C1" w:rsidRPr="003B1D5F" w:rsidRDefault="000B32C1" w:rsidP="000B32C1">
            <w:pPr>
              <w:rPr>
                <w:sz w:val="18"/>
                <w:szCs w:val="18"/>
              </w:rPr>
            </w:pPr>
            <w:r w:rsidRPr="003B1D5F">
              <w:rPr>
                <w:sz w:val="18"/>
                <w:szCs w:val="18"/>
              </w:rPr>
              <w:t>Cape May Warbler</w:t>
            </w:r>
          </w:p>
        </w:tc>
        <w:tc>
          <w:tcPr>
            <w:tcW w:w="1116" w:type="dxa"/>
          </w:tcPr>
          <w:p w14:paraId="3D2D447F" w14:textId="5D4BED61" w:rsidR="000B32C1" w:rsidRPr="003B1D5F" w:rsidRDefault="000B32C1" w:rsidP="000B32C1">
            <w:pPr>
              <w:jc w:val="center"/>
              <w:rPr>
                <w:color w:val="000000"/>
                <w:sz w:val="18"/>
                <w:szCs w:val="18"/>
              </w:rPr>
            </w:pPr>
            <w:r w:rsidRPr="003B1D5F">
              <w:rPr>
                <w:sz w:val="18"/>
                <w:szCs w:val="18"/>
              </w:rPr>
              <w:t>15</w:t>
            </w:r>
          </w:p>
        </w:tc>
        <w:tc>
          <w:tcPr>
            <w:tcW w:w="1096" w:type="dxa"/>
          </w:tcPr>
          <w:p w14:paraId="2FB8C86E" w14:textId="5E6BF884" w:rsidR="000B32C1" w:rsidRPr="000B32C1" w:rsidRDefault="000B32C1" w:rsidP="000B32C1">
            <w:pPr>
              <w:jc w:val="center"/>
              <w:rPr>
                <w:rFonts w:cstheme="minorHAnsi"/>
                <w:sz w:val="18"/>
                <w:szCs w:val="18"/>
              </w:rPr>
            </w:pPr>
            <w:r w:rsidRPr="000B32C1">
              <w:rPr>
                <w:rFonts w:cstheme="minorHAnsi"/>
                <w:sz w:val="18"/>
                <w:szCs w:val="18"/>
              </w:rPr>
              <w:t>4</w:t>
            </w:r>
          </w:p>
        </w:tc>
        <w:tc>
          <w:tcPr>
            <w:tcW w:w="1097" w:type="dxa"/>
          </w:tcPr>
          <w:p w14:paraId="5EEDF422" w14:textId="3369BD23"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Pr>
          <w:p w14:paraId="69BBA3D3" w14:textId="104C47D9" w:rsidR="000B32C1" w:rsidRPr="000B32C1" w:rsidRDefault="000B32C1" w:rsidP="000B32C1">
            <w:pPr>
              <w:jc w:val="center"/>
              <w:rPr>
                <w:rFonts w:cstheme="minorHAnsi"/>
                <w:sz w:val="18"/>
                <w:szCs w:val="18"/>
              </w:rPr>
            </w:pPr>
            <w:r w:rsidRPr="000B32C1">
              <w:rPr>
                <w:rFonts w:cstheme="minorHAnsi"/>
                <w:sz w:val="18"/>
                <w:szCs w:val="18"/>
              </w:rPr>
              <w:t>3</w:t>
            </w:r>
          </w:p>
        </w:tc>
        <w:tc>
          <w:tcPr>
            <w:tcW w:w="1090" w:type="dxa"/>
          </w:tcPr>
          <w:p w14:paraId="5E88CFEF" w14:textId="499A178A" w:rsidR="000B32C1" w:rsidRPr="000B32C1" w:rsidRDefault="000B32C1" w:rsidP="000B32C1">
            <w:pPr>
              <w:jc w:val="center"/>
              <w:rPr>
                <w:rFonts w:cstheme="minorHAnsi"/>
                <w:sz w:val="18"/>
                <w:szCs w:val="18"/>
              </w:rPr>
            </w:pPr>
            <w:r w:rsidRPr="000B32C1">
              <w:rPr>
                <w:rFonts w:cstheme="minorHAnsi"/>
                <w:sz w:val="18"/>
                <w:szCs w:val="18"/>
              </w:rPr>
              <w:t>1</w:t>
            </w:r>
          </w:p>
        </w:tc>
      </w:tr>
      <w:tr w:rsidR="000B32C1" w:rsidRPr="003B1D5F" w14:paraId="02F7BA2F" w14:textId="77777777" w:rsidTr="003B1D5F">
        <w:tc>
          <w:tcPr>
            <w:tcW w:w="1377" w:type="dxa"/>
          </w:tcPr>
          <w:p w14:paraId="02F0B9D8" w14:textId="77777777" w:rsidR="000B32C1" w:rsidRPr="003B1D5F" w:rsidRDefault="000B32C1" w:rsidP="000B32C1">
            <w:pPr>
              <w:rPr>
                <w:sz w:val="18"/>
                <w:szCs w:val="18"/>
              </w:rPr>
            </w:pPr>
          </w:p>
        </w:tc>
        <w:tc>
          <w:tcPr>
            <w:tcW w:w="2484" w:type="dxa"/>
          </w:tcPr>
          <w:p w14:paraId="6816570D" w14:textId="71183137" w:rsidR="000B32C1" w:rsidRPr="003B1D5F" w:rsidRDefault="000B32C1" w:rsidP="000B32C1">
            <w:pPr>
              <w:rPr>
                <w:sz w:val="18"/>
                <w:szCs w:val="18"/>
              </w:rPr>
            </w:pPr>
            <w:r w:rsidRPr="003B1D5F">
              <w:rPr>
                <w:sz w:val="18"/>
                <w:szCs w:val="18"/>
              </w:rPr>
              <w:t>Olive-sided Flycatcher</w:t>
            </w:r>
          </w:p>
        </w:tc>
        <w:tc>
          <w:tcPr>
            <w:tcW w:w="1116" w:type="dxa"/>
          </w:tcPr>
          <w:p w14:paraId="0EAA0403" w14:textId="35D64A6C" w:rsidR="000B32C1" w:rsidRPr="003B1D5F" w:rsidRDefault="000B32C1" w:rsidP="000B32C1">
            <w:pPr>
              <w:jc w:val="center"/>
              <w:rPr>
                <w:color w:val="000000"/>
                <w:sz w:val="18"/>
                <w:szCs w:val="18"/>
              </w:rPr>
            </w:pPr>
            <w:r w:rsidRPr="003B1D5F">
              <w:rPr>
                <w:sz w:val="18"/>
                <w:szCs w:val="18"/>
              </w:rPr>
              <w:t>39</w:t>
            </w:r>
          </w:p>
        </w:tc>
        <w:tc>
          <w:tcPr>
            <w:tcW w:w="1096" w:type="dxa"/>
          </w:tcPr>
          <w:p w14:paraId="3C1687C9" w14:textId="25D18299" w:rsidR="000B32C1" w:rsidRPr="000B32C1" w:rsidRDefault="000B32C1" w:rsidP="000B32C1">
            <w:pPr>
              <w:jc w:val="center"/>
              <w:rPr>
                <w:rFonts w:cstheme="minorHAnsi"/>
                <w:sz w:val="18"/>
                <w:szCs w:val="18"/>
              </w:rPr>
            </w:pPr>
            <w:r w:rsidRPr="000B32C1">
              <w:rPr>
                <w:rFonts w:cstheme="minorHAnsi"/>
                <w:sz w:val="18"/>
                <w:szCs w:val="18"/>
              </w:rPr>
              <w:t>14</w:t>
            </w:r>
          </w:p>
        </w:tc>
        <w:tc>
          <w:tcPr>
            <w:tcW w:w="1097" w:type="dxa"/>
          </w:tcPr>
          <w:p w14:paraId="4763F061" w14:textId="1F708854"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Pr>
          <w:p w14:paraId="60098238" w14:textId="71489FF1" w:rsidR="000B32C1" w:rsidRPr="000B32C1" w:rsidRDefault="000B32C1" w:rsidP="000B32C1">
            <w:pPr>
              <w:jc w:val="center"/>
              <w:rPr>
                <w:rFonts w:cstheme="minorHAnsi"/>
                <w:sz w:val="18"/>
                <w:szCs w:val="18"/>
              </w:rPr>
            </w:pPr>
            <w:r w:rsidRPr="000B32C1">
              <w:rPr>
                <w:rFonts w:cstheme="minorHAnsi"/>
                <w:sz w:val="18"/>
                <w:szCs w:val="18"/>
              </w:rPr>
              <w:t>5</w:t>
            </w:r>
          </w:p>
        </w:tc>
        <w:tc>
          <w:tcPr>
            <w:tcW w:w="1090" w:type="dxa"/>
          </w:tcPr>
          <w:p w14:paraId="67D57509" w14:textId="73FF7D27" w:rsidR="000B32C1" w:rsidRPr="000B32C1" w:rsidRDefault="000B32C1" w:rsidP="000B32C1">
            <w:pPr>
              <w:jc w:val="center"/>
              <w:rPr>
                <w:rFonts w:cstheme="minorHAnsi"/>
                <w:sz w:val="18"/>
                <w:szCs w:val="18"/>
              </w:rPr>
            </w:pPr>
            <w:r w:rsidRPr="000B32C1">
              <w:rPr>
                <w:rFonts w:cstheme="minorHAnsi"/>
                <w:sz w:val="18"/>
                <w:szCs w:val="18"/>
              </w:rPr>
              <w:t>4</w:t>
            </w:r>
          </w:p>
        </w:tc>
      </w:tr>
      <w:tr w:rsidR="000B32C1" w:rsidRPr="003B1D5F" w14:paraId="071C734A" w14:textId="77777777" w:rsidTr="003B1D5F">
        <w:tc>
          <w:tcPr>
            <w:tcW w:w="1377" w:type="dxa"/>
          </w:tcPr>
          <w:p w14:paraId="569D6B55" w14:textId="77777777" w:rsidR="000B32C1" w:rsidRPr="003B1D5F" w:rsidRDefault="000B32C1" w:rsidP="000B32C1">
            <w:pPr>
              <w:rPr>
                <w:sz w:val="18"/>
                <w:szCs w:val="18"/>
              </w:rPr>
            </w:pPr>
          </w:p>
        </w:tc>
        <w:tc>
          <w:tcPr>
            <w:tcW w:w="2484" w:type="dxa"/>
          </w:tcPr>
          <w:p w14:paraId="702B74F7" w14:textId="4C4E084F" w:rsidR="000B32C1" w:rsidRPr="003B1D5F" w:rsidRDefault="000B32C1" w:rsidP="000B32C1">
            <w:pPr>
              <w:rPr>
                <w:sz w:val="18"/>
                <w:szCs w:val="18"/>
              </w:rPr>
            </w:pPr>
            <w:r w:rsidRPr="003B1D5F">
              <w:rPr>
                <w:sz w:val="18"/>
                <w:szCs w:val="18"/>
              </w:rPr>
              <w:t>Pine Grosbeak</w:t>
            </w:r>
          </w:p>
        </w:tc>
        <w:tc>
          <w:tcPr>
            <w:tcW w:w="1116" w:type="dxa"/>
          </w:tcPr>
          <w:p w14:paraId="557A63FD" w14:textId="581AF1AC" w:rsidR="000B32C1" w:rsidRPr="003B1D5F" w:rsidRDefault="000B32C1" w:rsidP="000B32C1">
            <w:pPr>
              <w:jc w:val="center"/>
              <w:rPr>
                <w:color w:val="000000"/>
                <w:sz w:val="18"/>
                <w:szCs w:val="18"/>
              </w:rPr>
            </w:pPr>
            <w:r w:rsidRPr="003B1D5F">
              <w:rPr>
                <w:sz w:val="18"/>
                <w:szCs w:val="18"/>
              </w:rPr>
              <w:t>48</w:t>
            </w:r>
          </w:p>
        </w:tc>
        <w:tc>
          <w:tcPr>
            <w:tcW w:w="1096" w:type="dxa"/>
          </w:tcPr>
          <w:p w14:paraId="4E3326CF" w14:textId="33DA0031" w:rsidR="000B32C1" w:rsidRPr="000B32C1" w:rsidRDefault="000B32C1" w:rsidP="000B32C1">
            <w:pPr>
              <w:jc w:val="center"/>
              <w:rPr>
                <w:rFonts w:cstheme="minorHAnsi"/>
                <w:sz w:val="18"/>
                <w:szCs w:val="18"/>
              </w:rPr>
            </w:pPr>
            <w:r w:rsidRPr="000B32C1">
              <w:rPr>
                <w:rFonts w:cstheme="minorHAnsi"/>
                <w:sz w:val="18"/>
                <w:szCs w:val="18"/>
              </w:rPr>
              <w:t>19</w:t>
            </w:r>
          </w:p>
        </w:tc>
        <w:tc>
          <w:tcPr>
            <w:tcW w:w="1097" w:type="dxa"/>
          </w:tcPr>
          <w:p w14:paraId="1B64AF70" w14:textId="18195BB2" w:rsidR="000B32C1" w:rsidRPr="000B32C1" w:rsidRDefault="000B32C1" w:rsidP="000B32C1">
            <w:pPr>
              <w:jc w:val="center"/>
              <w:rPr>
                <w:rFonts w:cstheme="minorHAnsi"/>
                <w:sz w:val="18"/>
                <w:szCs w:val="18"/>
              </w:rPr>
            </w:pPr>
            <w:r w:rsidRPr="000B32C1">
              <w:rPr>
                <w:rFonts w:cstheme="minorHAnsi"/>
                <w:sz w:val="18"/>
                <w:szCs w:val="18"/>
              </w:rPr>
              <w:t>15</w:t>
            </w:r>
          </w:p>
        </w:tc>
        <w:tc>
          <w:tcPr>
            <w:tcW w:w="1090" w:type="dxa"/>
          </w:tcPr>
          <w:p w14:paraId="00AB262C" w14:textId="58BD7500"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40E4083A" w14:textId="301B45AA"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101BB5C9" w14:textId="77777777" w:rsidTr="003B1D5F">
        <w:tc>
          <w:tcPr>
            <w:tcW w:w="1377" w:type="dxa"/>
          </w:tcPr>
          <w:p w14:paraId="798D54D8" w14:textId="77777777" w:rsidR="000B32C1" w:rsidRPr="003B1D5F" w:rsidRDefault="000B32C1" w:rsidP="000B32C1">
            <w:pPr>
              <w:rPr>
                <w:sz w:val="18"/>
                <w:szCs w:val="18"/>
              </w:rPr>
            </w:pPr>
          </w:p>
        </w:tc>
        <w:tc>
          <w:tcPr>
            <w:tcW w:w="2484" w:type="dxa"/>
          </w:tcPr>
          <w:p w14:paraId="3DFCDDBA" w14:textId="1B1ACFA9" w:rsidR="000B32C1" w:rsidRPr="003B1D5F" w:rsidRDefault="000B32C1" w:rsidP="000B32C1">
            <w:pPr>
              <w:rPr>
                <w:sz w:val="18"/>
                <w:szCs w:val="18"/>
              </w:rPr>
            </w:pPr>
            <w:r w:rsidRPr="003B1D5F">
              <w:rPr>
                <w:sz w:val="18"/>
                <w:szCs w:val="18"/>
              </w:rPr>
              <w:t>Rusty Blackbird</w:t>
            </w:r>
          </w:p>
        </w:tc>
        <w:tc>
          <w:tcPr>
            <w:tcW w:w="1116" w:type="dxa"/>
          </w:tcPr>
          <w:p w14:paraId="69351AEA" w14:textId="00AFF9F9" w:rsidR="000B32C1" w:rsidRPr="003B1D5F" w:rsidRDefault="000B32C1" w:rsidP="000B32C1">
            <w:pPr>
              <w:jc w:val="center"/>
              <w:rPr>
                <w:color w:val="000000"/>
                <w:sz w:val="18"/>
                <w:szCs w:val="18"/>
              </w:rPr>
            </w:pPr>
            <w:r w:rsidRPr="003B1D5F">
              <w:rPr>
                <w:sz w:val="18"/>
                <w:szCs w:val="18"/>
              </w:rPr>
              <w:t>48</w:t>
            </w:r>
          </w:p>
        </w:tc>
        <w:tc>
          <w:tcPr>
            <w:tcW w:w="1096" w:type="dxa"/>
          </w:tcPr>
          <w:p w14:paraId="28D2FAC5" w14:textId="088E6C59" w:rsidR="000B32C1" w:rsidRPr="000B32C1" w:rsidRDefault="000B32C1" w:rsidP="000B32C1">
            <w:pPr>
              <w:jc w:val="center"/>
              <w:rPr>
                <w:rFonts w:cstheme="minorHAnsi"/>
                <w:sz w:val="18"/>
                <w:szCs w:val="18"/>
              </w:rPr>
            </w:pPr>
            <w:r w:rsidRPr="000B32C1">
              <w:rPr>
                <w:rFonts w:cstheme="minorHAnsi"/>
                <w:sz w:val="18"/>
                <w:szCs w:val="18"/>
              </w:rPr>
              <w:t>12</w:t>
            </w:r>
          </w:p>
        </w:tc>
        <w:tc>
          <w:tcPr>
            <w:tcW w:w="1097" w:type="dxa"/>
          </w:tcPr>
          <w:p w14:paraId="40EB1502" w14:textId="4188F341" w:rsidR="000B32C1" w:rsidRPr="000B32C1" w:rsidRDefault="000B32C1" w:rsidP="000B32C1">
            <w:pPr>
              <w:jc w:val="center"/>
              <w:rPr>
                <w:rFonts w:cstheme="minorHAnsi"/>
                <w:sz w:val="18"/>
                <w:szCs w:val="18"/>
              </w:rPr>
            </w:pPr>
            <w:r w:rsidRPr="000B32C1">
              <w:rPr>
                <w:rFonts w:cstheme="minorHAnsi"/>
                <w:sz w:val="18"/>
                <w:szCs w:val="18"/>
              </w:rPr>
              <w:t>19</w:t>
            </w:r>
          </w:p>
        </w:tc>
        <w:tc>
          <w:tcPr>
            <w:tcW w:w="1090" w:type="dxa"/>
          </w:tcPr>
          <w:p w14:paraId="1591C578" w14:textId="2674BECD" w:rsidR="000B32C1" w:rsidRPr="000B32C1" w:rsidRDefault="000B32C1" w:rsidP="000B32C1">
            <w:pPr>
              <w:jc w:val="center"/>
              <w:rPr>
                <w:rFonts w:cstheme="minorHAnsi"/>
                <w:sz w:val="18"/>
                <w:szCs w:val="18"/>
              </w:rPr>
            </w:pPr>
            <w:r w:rsidRPr="000B32C1">
              <w:rPr>
                <w:rFonts w:cstheme="minorHAnsi"/>
                <w:sz w:val="18"/>
                <w:szCs w:val="18"/>
              </w:rPr>
              <w:t>8</w:t>
            </w:r>
          </w:p>
        </w:tc>
        <w:tc>
          <w:tcPr>
            <w:tcW w:w="1090" w:type="dxa"/>
          </w:tcPr>
          <w:p w14:paraId="14515AF9" w14:textId="13DE99E1" w:rsidR="000B32C1" w:rsidRPr="000B32C1" w:rsidRDefault="000B32C1" w:rsidP="000B32C1">
            <w:pPr>
              <w:jc w:val="center"/>
              <w:rPr>
                <w:rFonts w:cstheme="minorHAnsi"/>
                <w:sz w:val="18"/>
                <w:szCs w:val="18"/>
              </w:rPr>
            </w:pPr>
            <w:r w:rsidRPr="000B32C1">
              <w:rPr>
                <w:rFonts w:cstheme="minorHAnsi"/>
                <w:sz w:val="18"/>
                <w:szCs w:val="18"/>
              </w:rPr>
              <w:t>9</w:t>
            </w:r>
          </w:p>
        </w:tc>
      </w:tr>
      <w:tr w:rsidR="000B32C1" w:rsidRPr="003B1D5F" w14:paraId="0A282145" w14:textId="77777777" w:rsidTr="003B1D5F">
        <w:tc>
          <w:tcPr>
            <w:tcW w:w="1377" w:type="dxa"/>
          </w:tcPr>
          <w:p w14:paraId="3EED0892" w14:textId="77777777" w:rsidR="000B32C1" w:rsidRPr="003B1D5F" w:rsidRDefault="000B32C1" w:rsidP="000B32C1">
            <w:pPr>
              <w:rPr>
                <w:sz w:val="18"/>
                <w:szCs w:val="18"/>
              </w:rPr>
            </w:pPr>
          </w:p>
        </w:tc>
        <w:tc>
          <w:tcPr>
            <w:tcW w:w="2484" w:type="dxa"/>
          </w:tcPr>
          <w:p w14:paraId="266E9EE9" w14:textId="2206C312" w:rsidR="000B32C1" w:rsidRPr="003B1D5F" w:rsidRDefault="000B32C1" w:rsidP="000B32C1">
            <w:pPr>
              <w:rPr>
                <w:sz w:val="18"/>
                <w:szCs w:val="18"/>
              </w:rPr>
            </w:pPr>
            <w:proofErr w:type="spellStart"/>
            <w:r w:rsidRPr="003B1D5F">
              <w:rPr>
                <w:sz w:val="18"/>
                <w:szCs w:val="18"/>
              </w:rPr>
              <w:t>Swainson’s</w:t>
            </w:r>
            <w:proofErr w:type="spellEnd"/>
            <w:r w:rsidRPr="003B1D5F">
              <w:rPr>
                <w:sz w:val="18"/>
                <w:szCs w:val="18"/>
              </w:rPr>
              <w:t xml:space="preserve"> Thrush</w:t>
            </w:r>
          </w:p>
        </w:tc>
        <w:tc>
          <w:tcPr>
            <w:tcW w:w="1116" w:type="dxa"/>
          </w:tcPr>
          <w:p w14:paraId="6B903864" w14:textId="694FF4B0" w:rsidR="000B32C1" w:rsidRPr="003B1D5F" w:rsidRDefault="000B32C1" w:rsidP="000B32C1">
            <w:pPr>
              <w:jc w:val="center"/>
              <w:rPr>
                <w:color w:val="000000"/>
                <w:sz w:val="18"/>
                <w:szCs w:val="18"/>
              </w:rPr>
            </w:pPr>
            <w:r w:rsidRPr="003B1D5F">
              <w:rPr>
                <w:sz w:val="18"/>
                <w:szCs w:val="18"/>
              </w:rPr>
              <w:t>46</w:t>
            </w:r>
          </w:p>
        </w:tc>
        <w:tc>
          <w:tcPr>
            <w:tcW w:w="1096" w:type="dxa"/>
          </w:tcPr>
          <w:p w14:paraId="7CD30A43" w14:textId="75E85726" w:rsidR="000B32C1" w:rsidRPr="000B32C1" w:rsidRDefault="000B32C1" w:rsidP="000B32C1">
            <w:pPr>
              <w:jc w:val="center"/>
              <w:rPr>
                <w:rFonts w:cstheme="minorHAnsi"/>
                <w:sz w:val="18"/>
                <w:szCs w:val="18"/>
              </w:rPr>
            </w:pPr>
            <w:r w:rsidRPr="000B32C1">
              <w:rPr>
                <w:rFonts w:cstheme="minorHAnsi"/>
                <w:sz w:val="18"/>
                <w:szCs w:val="18"/>
              </w:rPr>
              <w:t>21</w:t>
            </w:r>
          </w:p>
        </w:tc>
        <w:tc>
          <w:tcPr>
            <w:tcW w:w="1097" w:type="dxa"/>
          </w:tcPr>
          <w:p w14:paraId="473DA054" w14:textId="3D2D08FD" w:rsidR="000B32C1" w:rsidRPr="000B32C1" w:rsidRDefault="000B32C1" w:rsidP="000B32C1">
            <w:pPr>
              <w:jc w:val="center"/>
              <w:rPr>
                <w:rFonts w:cstheme="minorHAnsi"/>
                <w:sz w:val="18"/>
                <w:szCs w:val="18"/>
              </w:rPr>
            </w:pPr>
            <w:r w:rsidRPr="000B32C1">
              <w:rPr>
                <w:rFonts w:cstheme="minorHAnsi"/>
                <w:sz w:val="18"/>
                <w:szCs w:val="18"/>
              </w:rPr>
              <w:t>9</w:t>
            </w:r>
          </w:p>
        </w:tc>
        <w:tc>
          <w:tcPr>
            <w:tcW w:w="1090" w:type="dxa"/>
          </w:tcPr>
          <w:p w14:paraId="223C9740" w14:textId="459EAD1C"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098338D6" w14:textId="5BCB24F3" w:rsidR="000B32C1" w:rsidRPr="000B32C1" w:rsidRDefault="000B32C1" w:rsidP="000B32C1">
            <w:pPr>
              <w:jc w:val="center"/>
              <w:rPr>
                <w:rFonts w:cstheme="minorHAnsi"/>
                <w:sz w:val="18"/>
                <w:szCs w:val="18"/>
              </w:rPr>
            </w:pPr>
            <w:r w:rsidRPr="000B32C1">
              <w:rPr>
                <w:rFonts w:cstheme="minorHAnsi"/>
                <w:sz w:val="18"/>
                <w:szCs w:val="18"/>
              </w:rPr>
              <w:t>14</w:t>
            </w:r>
          </w:p>
        </w:tc>
      </w:tr>
      <w:tr w:rsidR="000B32C1" w:rsidRPr="003B1D5F" w14:paraId="5D49EAA9" w14:textId="77777777" w:rsidTr="003B1D5F">
        <w:tc>
          <w:tcPr>
            <w:tcW w:w="1377" w:type="dxa"/>
          </w:tcPr>
          <w:p w14:paraId="69D0B501" w14:textId="77777777" w:rsidR="000B32C1" w:rsidRPr="003B1D5F" w:rsidRDefault="000B32C1" w:rsidP="000B32C1">
            <w:pPr>
              <w:rPr>
                <w:sz w:val="18"/>
                <w:szCs w:val="18"/>
              </w:rPr>
            </w:pPr>
          </w:p>
        </w:tc>
        <w:tc>
          <w:tcPr>
            <w:tcW w:w="2484" w:type="dxa"/>
          </w:tcPr>
          <w:p w14:paraId="06BCC733" w14:textId="6FF4DBBC" w:rsidR="000B32C1" w:rsidRPr="003B1D5F" w:rsidRDefault="000B32C1" w:rsidP="000B32C1">
            <w:pPr>
              <w:rPr>
                <w:sz w:val="18"/>
                <w:szCs w:val="18"/>
              </w:rPr>
            </w:pPr>
            <w:r w:rsidRPr="003B1D5F">
              <w:rPr>
                <w:sz w:val="18"/>
                <w:szCs w:val="18"/>
              </w:rPr>
              <w:t>White-winged Crossbill</w:t>
            </w:r>
          </w:p>
        </w:tc>
        <w:tc>
          <w:tcPr>
            <w:tcW w:w="1116" w:type="dxa"/>
          </w:tcPr>
          <w:p w14:paraId="52B56F24" w14:textId="5C33954F" w:rsidR="000B32C1" w:rsidRPr="003B1D5F" w:rsidRDefault="000B32C1" w:rsidP="000B32C1">
            <w:pPr>
              <w:jc w:val="center"/>
              <w:rPr>
                <w:color w:val="000000"/>
                <w:sz w:val="18"/>
                <w:szCs w:val="18"/>
              </w:rPr>
            </w:pPr>
            <w:r w:rsidRPr="003B1D5F">
              <w:rPr>
                <w:sz w:val="18"/>
                <w:szCs w:val="18"/>
              </w:rPr>
              <w:t>48</w:t>
            </w:r>
          </w:p>
        </w:tc>
        <w:tc>
          <w:tcPr>
            <w:tcW w:w="1096" w:type="dxa"/>
          </w:tcPr>
          <w:p w14:paraId="1332AF38" w14:textId="3444C705" w:rsidR="000B32C1" w:rsidRPr="000B32C1" w:rsidRDefault="000B32C1" w:rsidP="000B32C1">
            <w:pPr>
              <w:jc w:val="center"/>
              <w:rPr>
                <w:rFonts w:cstheme="minorHAnsi"/>
                <w:sz w:val="18"/>
                <w:szCs w:val="18"/>
              </w:rPr>
            </w:pPr>
            <w:r w:rsidRPr="000B32C1">
              <w:rPr>
                <w:rFonts w:cstheme="minorHAnsi"/>
                <w:sz w:val="18"/>
                <w:szCs w:val="18"/>
              </w:rPr>
              <w:t>18</w:t>
            </w:r>
          </w:p>
        </w:tc>
        <w:tc>
          <w:tcPr>
            <w:tcW w:w="1097" w:type="dxa"/>
          </w:tcPr>
          <w:p w14:paraId="1A78B9F5" w14:textId="3BFD269F" w:rsidR="000B32C1" w:rsidRPr="000B32C1" w:rsidRDefault="000B32C1" w:rsidP="000B32C1">
            <w:pPr>
              <w:jc w:val="center"/>
              <w:rPr>
                <w:rFonts w:cstheme="minorHAnsi"/>
                <w:sz w:val="18"/>
                <w:szCs w:val="18"/>
              </w:rPr>
            </w:pPr>
            <w:r w:rsidRPr="000B32C1">
              <w:rPr>
                <w:rFonts w:cstheme="minorHAnsi"/>
                <w:sz w:val="18"/>
                <w:szCs w:val="18"/>
              </w:rPr>
              <w:t>8</w:t>
            </w:r>
          </w:p>
        </w:tc>
        <w:tc>
          <w:tcPr>
            <w:tcW w:w="1090" w:type="dxa"/>
          </w:tcPr>
          <w:p w14:paraId="2482B1D7" w14:textId="3F43B3A8" w:rsidR="000B32C1" w:rsidRPr="000B32C1" w:rsidRDefault="000B32C1" w:rsidP="000B32C1">
            <w:pPr>
              <w:jc w:val="center"/>
              <w:rPr>
                <w:rFonts w:cstheme="minorHAnsi"/>
                <w:sz w:val="18"/>
                <w:szCs w:val="18"/>
              </w:rPr>
            </w:pPr>
            <w:r w:rsidRPr="000B32C1">
              <w:rPr>
                <w:rFonts w:cstheme="minorHAnsi"/>
                <w:sz w:val="18"/>
                <w:szCs w:val="18"/>
              </w:rPr>
              <w:t>9</w:t>
            </w:r>
          </w:p>
        </w:tc>
        <w:tc>
          <w:tcPr>
            <w:tcW w:w="1090" w:type="dxa"/>
          </w:tcPr>
          <w:p w14:paraId="44ED43AC" w14:textId="4FE384AF" w:rsidR="000B32C1" w:rsidRPr="000B32C1" w:rsidRDefault="000B32C1" w:rsidP="000B32C1">
            <w:pPr>
              <w:jc w:val="center"/>
              <w:rPr>
                <w:rFonts w:cstheme="minorHAnsi"/>
                <w:sz w:val="18"/>
                <w:szCs w:val="18"/>
              </w:rPr>
            </w:pPr>
            <w:r w:rsidRPr="000B32C1">
              <w:rPr>
                <w:rFonts w:cstheme="minorHAnsi"/>
                <w:sz w:val="18"/>
                <w:szCs w:val="18"/>
              </w:rPr>
              <w:t>13</w:t>
            </w:r>
          </w:p>
        </w:tc>
      </w:tr>
      <w:tr w:rsidR="000B32C1" w:rsidRPr="003B1D5F" w14:paraId="27CD1CC5" w14:textId="77777777" w:rsidTr="003B1D5F">
        <w:tc>
          <w:tcPr>
            <w:tcW w:w="1377" w:type="dxa"/>
          </w:tcPr>
          <w:p w14:paraId="0628565F" w14:textId="77777777" w:rsidR="000B32C1" w:rsidRPr="003B1D5F" w:rsidRDefault="000B32C1" w:rsidP="000B32C1">
            <w:pPr>
              <w:rPr>
                <w:sz w:val="18"/>
                <w:szCs w:val="18"/>
              </w:rPr>
            </w:pPr>
          </w:p>
        </w:tc>
        <w:tc>
          <w:tcPr>
            <w:tcW w:w="2484" w:type="dxa"/>
            <w:shd w:val="clear" w:color="auto" w:fill="E7E6E6" w:themeFill="background2"/>
          </w:tcPr>
          <w:p w14:paraId="54863508" w14:textId="50F0C4E0" w:rsidR="000B32C1" w:rsidRPr="003B1D5F" w:rsidRDefault="000B32C1" w:rsidP="000B32C1">
            <w:pPr>
              <w:rPr>
                <w:sz w:val="18"/>
                <w:szCs w:val="18"/>
              </w:rPr>
            </w:pPr>
            <w:r w:rsidRPr="003B1D5F">
              <w:rPr>
                <w:sz w:val="18"/>
                <w:szCs w:val="18"/>
              </w:rPr>
              <w:t>Sub-total (</w:t>
            </w:r>
            <w:r>
              <w:rPr>
                <w:sz w:val="18"/>
                <w:szCs w:val="18"/>
              </w:rPr>
              <w:t xml:space="preserve">songbird </w:t>
            </w:r>
            <w:r w:rsidRPr="003B1D5F">
              <w:rPr>
                <w:sz w:val="18"/>
                <w:szCs w:val="18"/>
              </w:rPr>
              <w:t>species)</w:t>
            </w:r>
          </w:p>
        </w:tc>
        <w:tc>
          <w:tcPr>
            <w:tcW w:w="1116" w:type="dxa"/>
            <w:shd w:val="clear" w:color="auto" w:fill="E7E6E6" w:themeFill="background2"/>
          </w:tcPr>
          <w:p w14:paraId="3BAD486D" w14:textId="77777777" w:rsidR="000B32C1" w:rsidRPr="003B1D5F" w:rsidRDefault="000B32C1" w:rsidP="000B32C1">
            <w:pPr>
              <w:jc w:val="center"/>
              <w:rPr>
                <w:color w:val="000000"/>
                <w:sz w:val="18"/>
                <w:szCs w:val="18"/>
              </w:rPr>
            </w:pPr>
          </w:p>
        </w:tc>
        <w:tc>
          <w:tcPr>
            <w:tcW w:w="1096" w:type="dxa"/>
            <w:shd w:val="clear" w:color="auto" w:fill="E7E6E6" w:themeFill="background2"/>
          </w:tcPr>
          <w:p w14:paraId="01C0533F" w14:textId="75CC616F" w:rsidR="000B32C1" w:rsidRPr="000B32C1" w:rsidRDefault="000B32C1" w:rsidP="000B32C1">
            <w:pPr>
              <w:jc w:val="center"/>
              <w:rPr>
                <w:rFonts w:cstheme="minorHAnsi"/>
                <w:color w:val="000000"/>
                <w:sz w:val="18"/>
                <w:szCs w:val="18"/>
              </w:rPr>
            </w:pPr>
            <w:r w:rsidRPr="000B32C1">
              <w:rPr>
                <w:rFonts w:cstheme="minorHAnsi"/>
                <w:sz w:val="18"/>
                <w:szCs w:val="18"/>
              </w:rPr>
              <w:t>127</w:t>
            </w:r>
          </w:p>
        </w:tc>
        <w:tc>
          <w:tcPr>
            <w:tcW w:w="1097" w:type="dxa"/>
            <w:shd w:val="clear" w:color="auto" w:fill="E7E6E6" w:themeFill="background2"/>
          </w:tcPr>
          <w:p w14:paraId="4A463C9A" w14:textId="16E43F62" w:rsidR="000B32C1" w:rsidRPr="000B32C1" w:rsidRDefault="000B32C1" w:rsidP="000B32C1">
            <w:pPr>
              <w:jc w:val="center"/>
              <w:rPr>
                <w:rFonts w:cstheme="minorHAnsi"/>
                <w:color w:val="000000"/>
                <w:sz w:val="18"/>
                <w:szCs w:val="18"/>
              </w:rPr>
            </w:pPr>
            <w:r w:rsidRPr="000B32C1">
              <w:rPr>
                <w:rFonts w:cstheme="minorHAnsi"/>
                <w:sz w:val="18"/>
                <w:szCs w:val="18"/>
              </w:rPr>
              <w:t>107</w:t>
            </w:r>
          </w:p>
        </w:tc>
        <w:tc>
          <w:tcPr>
            <w:tcW w:w="1090" w:type="dxa"/>
            <w:shd w:val="clear" w:color="auto" w:fill="E7E6E6" w:themeFill="background2"/>
          </w:tcPr>
          <w:p w14:paraId="038FB9F1" w14:textId="05753083" w:rsidR="000B32C1" w:rsidRPr="000B32C1" w:rsidRDefault="000B32C1" w:rsidP="000B32C1">
            <w:pPr>
              <w:jc w:val="center"/>
              <w:rPr>
                <w:rFonts w:cstheme="minorHAnsi"/>
                <w:color w:val="000000"/>
                <w:sz w:val="18"/>
                <w:szCs w:val="18"/>
              </w:rPr>
            </w:pPr>
            <w:r w:rsidRPr="000B32C1">
              <w:rPr>
                <w:rFonts w:cstheme="minorHAnsi"/>
                <w:sz w:val="18"/>
                <w:szCs w:val="18"/>
              </w:rPr>
              <w:t>36</w:t>
            </w:r>
          </w:p>
        </w:tc>
        <w:tc>
          <w:tcPr>
            <w:tcW w:w="1090" w:type="dxa"/>
            <w:shd w:val="clear" w:color="auto" w:fill="E7E6E6" w:themeFill="background2"/>
          </w:tcPr>
          <w:p w14:paraId="3BDCFC70" w14:textId="624EB2C8" w:rsidR="000B32C1" w:rsidRPr="000B32C1" w:rsidRDefault="000B32C1" w:rsidP="000B32C1">
            <w:pPr>
              <w:jc w:val="center"/>
              <w:rPr>
                <w:rFonts w:cstheme="minorHAnsi"/>
                <w:color w:val="000000"/>
                <w:sz w:val="18"/>
                <w:szCs w:val="18"/>
              </w:rPr>
            </w:pPr>
            <w:r w:rsidRPr="000B32C1">
              <w:rPr>
                <w:rFonts w:cstheme="minorHAnsi"/>
                <w:sz w:val="18"/>
                <w:szCs w:val="18"/>
              </w:rPr>
              <w:t>74</w:t>
            </w:r>
          </w:p>
        </w:tc>
      </w:tr>
      <w:tr w:rsidR="000B32C1" w:rsidRPr="003B1D5F" w14:paraId="618F1924" w14:textId="77777777" w:rsidTr="003B1D5F">
        <w:tc>
          <w:tcPr>
            <w:tcW w:w="1377" w:type="dxa"/>
          </w:tcPr>
          <w:p w14:paraId="64326CC0" w14:textId="77777777" w:rsidR="000B32C1" w:rsidRPr="003B1D5F" w:rsidRDefault="000B32C1" w:rsidP="000B32C1">
            <w:pPr>
              <w:rPr>
                <w:sz w:val="18"/>
                <w:szCs w:val="18"/>
              </w:rPr>
            </w:pPr>
          </w:p>
        </w:tc>
        <w:tc>
          <w:tcPr>
            <w:tcW w:w="2484" w:type="dxa"/>
          </w:tcPr>
          <w:p w14:paraId="7D82EEB1" w14:textId="6A23643C" w:rsidR="000B32C1" w:rsidRPr="003B1D5F" w:rsidRDefault="000B32C1" w:rsidP="000B32C1">
            <w:pPr>
              <w:rPr>
                <w:sz w:val="18"/>
                <w:szCs w:val="18"/>
              </w:rPr>
            </w:pPr>
            <w:proofErr w:type="spellStart"/>
            <w:r>
              <w:rPr>
                <w:sz w:val="18"/>
                <w:szCs w:val="18"/>
              </w:rPr>
              <w:t>Forest</w:t>
            </w:r>
            <w:r w:rsidRPr="003B1D5F">
              <w:rPr>
                <w:sz w:val="18"/>
                <w:szCs w:val="18"/>
              </w:rPr>
              <w:t>Birds</w:t>
            </w:r>
            <w:proofErr w:type="spellEnd"/>
            <w:r w:rsidRPr="003B1D5F">
              <w:rPr>
                <w:sz w:val="18"/>
                <w:szCs w:val="18"/>
              </w:rPr>
              <w:t xml:space="preserve"> group</w:t>
            </w:r>
          </w:p>
        </w:tc>
        <w:tc>
          <w:tcPr>
            <w:tcW w:w="1116" w:type="dxa"/>
          </w:tcPr>
          <w:p w14:paraId="01D87F05" w14:textId="471C719A" w:rsidR="000B32C1" w:rsidRPr="003B1D5F" w:rsidRDefault="000B32C1" w:rsidP="000B32C1">
            <w:pPr>
              <w:jc w:val="center"/>
              <w:rPr>
                <w:color w:val="000000"/>
                <w:sz w:val="18"/>
                <w:szCs w:val="18"/>
              </w:rPr>
            </w:pPr>
            <w:r w:rsidRPr="003B1D5F">
              <w:rPr>
                <w:sz w:val="18"/>
                <w:szCs w:val="18"/>
              </w:rPr>
              <w:t>48</w:t>
            </w:r>
          </w:p>
        </w:tc>
        <w:tc>
          <w:tcPr>
            <w:tcW w:w="1096" w:type="dxa"/>
          </w:tcPr>
          <w:p w14:paraId="230C008D" w14:textId="6FF638CD" w:rsidR="000B32C1" w:rsidRPr="000B32C1" w:rsidRDefault="000B32C1" w:rsidP="000B32C1">
            <w:pPr>
              <w:jc w:val="center"/>
              <w:rPr>
                <w:rFonts w:cstheme="minorHAnsi"/>
                <w:sz w:val="18"/>
                <w:szCs w:val="18"/>
              </w:rPr>
            </w:pPr>
            <w:r w:rsidRPr="000B32C1">
              <w:rPr>
                <w:rFonts w:cstheme="minorHAnsi"/>
                <w:sz w:val="18"/>
                <w:szCs w:val="18"/>
              </w:rPr>
              <w:t>14</w:t>
            </w:r>
          </w:p>
        </w:tc>
        <w:tc>
          <w:tcPr>
            <w:tcW w:w="1097" w:type="dxa"/>
          </w:tcPr>
          <w:p w14:paraId="1E7DEBA1" w14:textId="6CBDF71A" w:rsidR="000B32C1" w:rsidRPr="000B32C1" w:rsidRDefault="000B32C1" w:rsidP="000B32C1">
            <w:pPr>
              <w:jc w:val="center"/>
              <w:rPr>
                <w:rFonts w:cstheme="minorHAnsi"/>
                <w:sz w:val="18"/>
                <w:szCs w:val="18"/>
              </w:rPr>
            </w:pPr>
            <w:r w:rsidRPr="000B32C1">
              <w:rPr>
                <w:rFonts w:cstheme="minorHAnsi"/>
                <w:sz w:val="18"/>
                <w:szCs w:val="18"/>
              </w:rPr>
              <w:t>18</w:t>
            </w:r>
          </w:p>
        </w:tc>
        <w:tc>
          <w:tcPr>
            <w:tcW w:w="1090" w:type="dxa"/>
          </w:tcPr>
          <w:p w14:paraId="5FC54120" w14:textId="5A5042EB" w:rsidR="000B32C1" w:rsidRPr="000B32C1" w:rsidRDefault="000B32C1" w:rsidP="000B32C1">
            <w:pPr>
              <w:jc w:val="center"/>
              <w:rPr>
                <w:rFonts w:cstheme="minorHAnsi"/>
                <w:sz w:val="18"/>
                <w:szCs w:val="18"/>
              </w:rPr>
            </w:pPr>
            <w:r w:rsidRPr="000B32C1">
              <w:rPr>
                <w:rFonts w:cstheme="minorHAnsi"/>
                <w:sz w:val="18"/>
                <w:szCs w:val="18"/>
              </w:rPr>
              <w:t>4</w:t>
            </w:r>
          </w:p>
        </w:tc>
        <w:tc>
          <w:tcPr>
            <w:tcW w:w="1090" w:type="dxa"/>
          </w:tcPr>
          <w:p w14:paraId="2D6046F6" w14:textId="06280449"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7D55AA06" w14:textId="77777777" w:rsidTr="003B1D5F">
        <w:tc>
          <w:tcPr>
            <w:tcW w:w="1377" w:type="dxa"/>
          </w:tcPr>
          <w:p w14:paraId="155D0630" w14:textId="77777777" w:rsidR="000B32C1" w:rsidRPr="003B1D5F" w:rsidRDefault="000B32C1" w:rsidP="000B32C1">
            <w:pPr>
              <w:rPr>
                <w:sz w:val="18"/>
                <w:szCs w:val="18"/>
              </w:rPr>
            </w:pPr>
          </w:p>
        </w:tc>
        <w:tc>
          <w:tcPr>
            <w:tcW w:w="2484" w:type="dxa"/>
            <w:tcBorders>
              <w:bottom w:val="single" w:sz="4" w:space="0" w:color="BFBFBF" w:themeColor="background1" w:themeShade="BF"/>
            </w:tcBorders>
          </w:tcPr>
          <w:p w14:paraId="2CC30CFF" w14:textId="14124E31" w:rsidR="000B32C1" w:rsidRPr="003B1D5F" w:rsidRDefault="000B32C1" w:rsidP="000B32C1">
            <w:pPr>
              <w:rPr>
                <w:sz w:val="18"/>
                <w:szCs w:val="18"/>
              </w:rPr>
            </w:pPr>
            <w:proofErr w:type="spellStart"/>
            <w:r>
              <w:rPr>
                <w:sz w:val="18"/>
                <w:szCs w:val="18"/>
              </w:rPr>
              <w:t>All</w:t>
            </w:r>
            <w:r w:rsidRPr="003B1D5F">
              <w:rPr>
                <w:sz w:val="18"/>
                <w:szCs w:val="18"/>
              </w:rPr>
              <w:t>Birds</w:t>
            </w:r>
            <w:proofErr w:type="spellEnd"/>
            <w:r w:rsidRPr="003B1D5F">
              <w:rPr>
                <w:sz w:val="18"/>
                <w:szCs w:val="18"/>
              </w:rPr>
              <w:t xml:space="preserve"> group</w:t>
            </w:r>
          </w:p>
        </w:tc>
        <w:tc>
          <w:tcPr>
            <w:tcW w:w="1116" w:type="dxa"/>
            <w:tcBorders>
              <w:bottom w:val="single" w:sz="4" w:space="0" w:color="BFBFBF" w:themeColor="background1" w:themeShade="BF"/>
            </w:tcBorders>
          </w:tcPr>
          <w:p w14:paraId="241C375D" w14:textId="02530158" w:rsidR="000B32C1" w:rsidRPr="003B1D5F" w:rsidRDefault="000B32C1" w:rsidP="000B32C1">
            <w:pPr>
              <w:jc w:val="center"/>
              <w:rPr>
                <w:color w:val="000000"/>
                <w:sz w:val="18"/>
                <w:szCs w:val="18"/>
              </w:rPr>
            </w:pPr>
            <w:r w:rsidRPr="003B1D5F">
              <w:rPr>
                <w:sz w:val="18"/>
                <w:szCs w:val="18"/>
              </w:rPr>
              <w:t>48</w:t>
            </w:r>
          </w:p>
        </w:tc>
        <w:tc>
          <w:tcPr>
            <w:tcW w:w="1096" w:type="dxa"/>
            <w:tcBorders>
              <w:bottom w:val="single" w:sz="4" w:space="0" w:color="BFBFBF" w:themeColor="background1" w:themeShade="BF"/>
            </w:tcBorders>
          </w:tcPr>
          <w:p w14:paraId="51D656E5" w14:textId="4F6359F1" w:rsidR="000B32C1" w:rsidRPr="000B32C1" w:rsidRDefault="000B32C1" w:rsidP="000B32C1">
            <w:pPr>
              <w:jc w:val="center"/>
              <w:rPr>
                <w:rFonts w:cstheme="minorHAnsi"/>
                <w:sz w:val="18"/>
                <w:szCs w:val="18"/>
              </w:rPr>
            </w:pPr>
            <w:r w:rsidRPr="000B32C1">
              <w:rPr>
                <w:rFonts w:cstheme="minorHAnsi"/>
                <w:sz w:val="18"/>
                <w:szCs w:val="18"/>
              </w:rPr>
              <w:t>13</w:t>
            </w:r>
          </w:p>
        </w:tc>
        <w:tc>
          <w:tcPr>
            <w:tcW w:w="1097" w:type="dxa"/>
            <w:tcBorders>
              <w:bottom w:val="single" w:sz="4" w:space="0" w:color="BFBFBF" w:themeColor="background1" w:themeShade="BF"/>
            </w:tcBorders>
          </w:tcPr>
          <w:p w14:paraId="26D07B3D" w14:textId="540C1818"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Borders>
              <w:bottom w:val="single" w:sz="4" w:space="0" w:color="BFBFBF" w:themeColor="background1" w:themeShade="BF"/>
            </w:tcBorders>
          </w:tcPr>
          <w:p w14:paraId="2714AA27" w14:textId="3840B374"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Borders>
              <w:bottom w:val="single" w:sz="4" w:space="0" w:color="BFBFBF" w:themeColor="background1" w:themeShade="BF"/>
            </w:tcBorders>
          </w:tcPr>
          <w:p w14:paraId="5ED06F96" w14:textId="6BD280A6"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78DDF0BE" w14:textId="77777777" w:rsidTr="003B1D5F">
        <w:tc>
          <w:tcPr>
            <w:tcW w:w="1377" w:type="dxa"/>
            <w:tcBorders>
              <w:bottom w:val="single" w:sz="4" w:space="0" w:color="BFBFBF" w:themeColor="background1" w:themeShade="BF"/>
            </w:tcBorders>
          </w:tcPr>
          <w:p w14:paraId="50D6FA08" w14:textId="77777777" w:rsidR="000B32C1" w:rsidRPr="003B1D5F" w:rsidRDefault="000B32C1" w:rsidP="000B32C1">
            <w:pPr>
              <w:rPr>
                <w:sz w:val="18"/>
                <w:szCs w:val="18"/>
              </w:rPr>
            </w:pPr>
          </w:p>
        </w:tc>
        <w:tc>
          <w:tcPr>
            <w:tcW w:w="2484" w:type="dxa"/>
            <w:tcBorders>
              <w:bottom w:val="single" w:sz="4" w:space="0" w:color="auto"/>
            </w:tcBorders>
            <w:shd w:val="clear" w:color="auto" w:fill="E7E6E6" w:themeFill="background2"/>
          </w:tcPr>
          <w:p w14:paraId="3F8F8E82" w14:textId="0D08E231" w:rsidR="000B32C1" w:rsidRPr="003B1D5F" w:rsidRDefault="000B32C1" w:rsidP="000B32C1">
            <w:pPr>
              <w:rPr>
                <w:sz w:val="18"/>
                <w:szCs w:val="18"/>
              </w:rPr>
            </w:pPr>
            <w:r w:rsidRPr="003B1D5F">
              <w:rPr>
                <w:sz w:val="18"/>
                <w:szCs w:val="18"/>
              </w:rPr>
              <w:t>Sub-total (</w:t>
            </w:r>
            <w:r>
              <w:rPr>
                <w:sz w:val="18"/>
                <w:szCs w:val="18"/>
              </w:rPr>
              <w:t xml:space="preserve">songbird </w:t>
            </w:r>
            <w:r w:rsidRPr="003B1D5F">
              <w:rPr>
                <w:sz w:val="18"/>
                <w:szCs w:val="18"/>
              </w:rPr>
              <w:t>groups)</w:t>
            </w:r>
          </w:p>
        </w:tc>
        <w:tc>
          <w:tcPr>
            <w:tcW w:w="1116" w:type="dxa"/>
            <w:tcBorders>
              <w:bottom w:val="single" w:sz="4" w:space="0" w:color="auto"/>
            </w:tcBorders>
            <w:shd w:val="clear" w:color="auto" w:fill="E7E6E6" w:themeFill="background2"/>
          </w:tcPr>
          <w:p w14:paraId="2EA1DAD2" w14:textId="77777777" w:rsidR="000B32C1" w:rsidRPr="003B1D5F" w:rsidRDefault="000B32C1" w:rsidP="000B32C1">
            <w:pPr>
              <w:jc w:val="center"/>
              <w:rPr>
                <w:color w:val="000000"/>
                <w:sz w:val="18"/>
                <w:szCs w:val="18"/>
              </w:rPr>
            </w:pPr>
          </w:p>
        </w:tc>
        <w:tc>
          <w:tcPr>
            <w:tcW w:w="1096" w:type="dxa"/>
            <w:tcBorders>
              <w:bottom w:val="single" w:sz="4" w:space="0" w:color="auto"/>
            </w:tcBorders>
            <w:shd w:val="clear" w:color="auto" w:fill="E7E6E6" w:themeFill="background2"/>
          </w:tcPr>
          <w:p w14:paraId="015ADFE8" w14:textId="267EFD45" w:rsidR="000B32C1" w:rsidRPr="000B32C1" w:rsidRDefault="000B32C1" w:rsidP="000B32C1">
            <w:pPr>
              <w:jc w:val="center"/>
              <w:rPr>
                <w:rFonts w:cstheme="minorHAnsi"/>
                <w:sz w:val="18"/>
                <w:szCs w:val="18"/>
              </w:rPr>
            </w:pPr>
            <w:r w:rsidRPr="000B32C1">
              <w:rPr>
                <w:rFonts w:cstheme="minorHAnsi"/>
                <w:sz w:val="18"/>
                <w:szCs w:val="18"/>
              </w:rPr>
              <w:t>27</w:t>
            </w:r>
          </w:p>
        </w:tc>
        <w:tc>
          <w:tcPr>
            <w:tcW w:w="1097" w:type="dxa"/>
            <w:tcBorders>
              <w:bottom w:val="single" w:sz="4" w:space="0" w:color="auto"/>
            </w:tcBorders>
            <w:shd w:val="clear" w:color="auto" w:fill="E7E6E6" w:themeFill="background2"/>
          </w:tcPr>
          <w:p w14:paraId="164C701F" w14:textId="1F879E7C" w:rsidR="000B32C1" w:rsidRPr="000B32C1" w:rsidRDefault="000B32C1" w:rsidP="000B32C1">
            <w:pPr>
              <w:jc w:val="center"/>
              <w:rPr>
                <w:rFonts w:cstheme="minorHAnsi"/>
                <w:sz w:val="18"/>
                <w:szCs w:val="18"/>
              </w:rPr>
            </w:pPr>
            <w:r w:rsidRPr="000B32C1">
              <w:rPr>
                <w:rFonts w:cstheme="minorHAnsi"/>
                <w:sz w:val="18"/>
                <w:szCs w:val="18"/>
              </w:rPr>
              <w:t>34</w:t>
            </w:r>
          </w:p>
        </w:tc>
        <w:tc>
          <w:tcPr>
            <w:tcW w:w="1090" w:type="dxa"/>
            <w:tcBorders>
              <w:bottom w:val="single" w:sz="4" w:space="0" w:color="auto"/>
            </w:tcBorders>
            <w:shd w:val="clear" w:color="auto" w:fill="E7E6E6" w:themeFill="background2"/>
          </w:tcPr>
          <w:p w14:paraId="0D760884" w14:textId="5E858E62" w:rsidR="000B32C1" w:rsidRPr="000B32C1" w:rsidRDefault="000B32C1" w:rsidP="000B32C1">
            <w:pPr>
              <w:jc w:val="center"/>
              <w:rPr>
                <w:rFonts w:cstheme="minorHAnsi"/>
                <w:sz w:val="18"/>
                <w:szCs w:val="18"/>
              </w:rPr>
            </w:pPr>
            <w:r w:rsidRPr="000B32C1">
              <w:rPr>
                <w:rFonts w:cstheme="minorHAnsi"/>
                <w:sz w:val="18"/>
                <w:szCs w:val="18"/>
              </w:rPr>
              <w:t>11</w:t>
            </w:r>
          </w:p>
        </w:tc>
        <w:tc>
          <w:tcPr>
            <w:tcW w:w="1090" w:type="dxa"/>
            <w:tcBorders>
              <w:bottom w:val="single" w:sz="4" w:space="0" w:color="auto"/>
            </w:tcBorders>
            <w:shd w:val="clear" w:color="auto" w:fill="E7E6E6" w:themeFill="background2"/>
          </w:tcPr>
          <w:p w14:paraId="0431783A" w14:textId="4F602A1E" w:rsidR="000B32C1" w:rsidRPr="000B32C1" w:rsidRDefault="000B32C1" w:rsidP="000B32C1">
            <w:pPr>
              <w:jc w:val="center"/>
              <w:rPr>
                <w:rFonts w:cstheme="minorHAnsi"/>
                <w:sz w:val="18"/>
                <w:szCs w:val="18"/>
              </w:rPr>
            </w:pPr>
            <w:r w:rsidRPr="000B32C1">
              <w:rPr>
                <w:rFonts w:cstheme="minorHAnsi"/>
                <w:sz w:val="18"/>
                <w:szCs w:val="18"/>
              </w:rPr>
              <w:t>24</w:t>
            </w:r>
          </w:p>
        </w:tc>
      </w:tr>
      <w:tr w:rsidR="000B32C1" w:rsidRPr="003B1D5F" w14:paraId="1AC1D361" w14:textId="77777777" w:rsidTr="002A2DB9">
        <w:tc>
          <w:tcPr>
            <w:tcW w:w="1377" w:type="dxa"/>
            <w:tcBorders>
              <w:top w:val="single" w:sz="4" w:space="0" w:color="auto"/>
            </w:tcBorders>
          </w:tcPr>
          <w:p w14:paraId="4B0369A9" w14:textId="38BC5CB5" w:rsidR="000B32C1" w:rsidRPr="003B1D5F" w:rsidRDefault="000B32C1" w:rsidP="000B32C1">
            <w:pPr>
              <w:rPr>
                <w:sz w:val="18"/>
                <w:szCs w:val="18"/>
              </w:rPr>
            </w:pPr>
            <w:r w:rsidRPr="003B1D5F">
              <w:rPr>
                <w:sz w:val="18"/>
                <w:szCs w:val="18"/>
              </w:rPr>
              <w:t>Waterfowl</w:t>
            </w:r>
          </w:p>
        </w:tc>
        <w:tc>
          <w:tcPr>
            <w:tcW w:w="2484" w:type="dxa"/>
            <w:vAlign w:val="bottom"/>
          </w:tcPr>
          <w:p w14:paraId="386F4CCD" w14:textId="55FAA965" w:rsidR="000B32C1" w:rsidRPr="0091691A" w:rsidRDefault="000B32C1" w:rsidP="000B32C1">
            <w:pPr>
              <w:rPr>
                <w:sz w:val="18"/>
                <w:szCs w:val="18"/>
              </w:rPr>
            </w:pPr>
            <w:proofErr w:type="spellStart"/>
            <w:r w:rsidRPr="0091691A">
              <w:rPr>
                <w:rFonts w:ascii="Calibri" w:hAnsi="Calibri" w:cs="Arial"/>
                <w:color w:val="000000"/>
                <w:sz w:val="18"/>
                <w:szCs w:val="20"/>
              </w:rPr>
              <w:t>CavityNesters</w:t>
            </w:r>
            <w:proofErr w:type="spellEnd"/>
            <w:r w:rsidRPr="0091691A">
              <w:rPr>
                <w:rFonts w:ascii="Calibri" w:hAnsi="Calibri" w:cs="Arial"/>
                <w:color w:val="000000"/>
                <w:sz w:val="18"/>
                <w:szCs w:val="20"/>
              </w:rPr>
              <w:t xml:space="preserve"> guild</w:t>
            </w:r>
          </w:p>
        </w:tc>
        <w:tc>
          <w:tcPr>
            <w:tcW w:w="1116" w:type="dxa"/>
          </w:tcPr>
          <w:p w14:paraId="7B1E5687" w14:textId="6A47F915" w:rsidR="000B32C1" w:rsidRPr="003B1D5F" w:rsidRDefault="000B32C1" w:rsidP="000B32C1">
            <w:pPr>
              <w:jc w:val="center"/>
              <w:rPr>
                <w:color w:val="000000"/>
                <w:sz w:val="18"/>
                <w:szCs w:val="18"/>
              </w:rPr>
            </w:pPr>
            <w:r w:rsidRPr="003B1D5F">
              <w:rPr>
                <w:sz w:val="18"/>
                <w:szCs w:val="18"/>
              </w:rPr>
              <w:t>48</w:t>
            </w:r>
          </w:p>
        </w:tc>
        <w:tc>
          <w:tcPr>
            <w:tcW w:w="1096" w:type="dxa"/>
          </w:tcPr>
          <w:p w14:paraId="20E22061" w14:textId="296B28F5" w:rsidR="000B32C1" w:rsidRPr="000B32C1" w:rsidRDefault="000B32C1" w:rsidP="000B32C1">
            <w:pPr>
              <w:jc w:val="center"/>
              <w:rPr>
                <w:rFonts w:cstheme="minorHAnsi"/>
                <w:sz w:val="18"/>
                <w:szCs w:val="18"/>
              </w:rPr>
            </w:pPr>
            <w:r w:rsidRPr="000B32C1">
              <w:rPr>
                <w:rFonts w:cstheme="minorHAnsi"/>
                <w:sz w:val="18"/>
                <w:szCs w:val="18"/>
              </w:rPr>
              <w:t>6</w:t>
            </w:r>
          </w:p>
        </w:tc>
        <w:tc>
          <w:tcPr>
            <w:tcW w:w="1097" w:type="dxa"/>
          </w:tcPr>
          <w:p w14:paraId="1E00DCCB" w14:textId="4E19CC18"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Pr>
          <w:p w14:paraId="22230A06" w14:textId="720A5F72" w:rsidR="000B32C1" w:rsidRPr="000B32C1" w:rsidRDefault="000B32C1" w:rsidP="000B32C1">
            <w:pPr>
              <w:jc w:val="center"/>
              <w:rPr>
                <w:rFonts w:cstheme="minorHAnsi"/>
                <w:sz w:val="18"/>
                <w:szCs w:val="18"/>
              </w:rPr>
            </w:pPr>
            <w:r w:rsidRPr="000B32C1">
              <w:rPr>
                <w:rFonts w:cstheme="minorHAnsi"/>
                <w:sz w:val="18"/>
                <w:szCs w:val="18"/>
              </w:rPr>
              <w:t>19</w:t>
            </w:r>
          </w:p>
        </w:tc>
        <w:tc>
          <w:tcPr>
            <w:tcW w:w="1090" w:type="dxa"/>
          </w:tcPr>
          <w:p w14:paraId="35445D73" w14:textId="0057ED10" w:rsidR="000B32C1" w:rsidRPr="000B32C1" w:rsidRDefault="000B32C1" w:rsidP="000B32C1">
            <w:pPr>
              <w:jc w:val="center"/>
              <w:rPr>
                <w:rFonts w:cstheme="minorHAnsi"/>
                <w:sz w:val="18"/>
                <w:szCs w:val="18"/>
              </w:rPr>
            </w:pPr>
            <w:r w:rsidRPr="000B32C1">
              <w:rPr>
                <w:rFonts w:cstheme="minorHAnsi"/>
                <w:sz w:val="18"/>
                <w:szCs w:val="18"/>
              </w:rPr>
              <w:t>16</w:t>
            </w:r>
          </w:p>
        </w:tc>
      </w:tr>
      <w:tr w:rsidR="000B32C1" w:rsidRPr="003B1D5F" w14:paraId="24F374D1" w14:textId="77777777" w:rsidTr="002A2DB9">
        <w:tc>
          <w:tcPr>
            <w:tcW w:w="1377" w:type="dxa"/>
          </w:tcPr>
          <w:p w14:paraId="66EDF5C6" w14:textId="77777777" w:rsidR="000B32C1" w:rsidRPr="003B1D5F" w:rsidRDefault="000B32C1" w:rsidP="000B32C1">
            <w:pPr>
              <w:rPr>
                <w:sz w:val="18"/>
                <w:szCs w:val="18"/>
              </w:rPr>
            </w:pPr>
          </w:p>
        </w:tc>
        <w:tc>
          <w:tcPr>
            <w:tcW w:w="2484" w:type="dxa"/>
            <w:vAlign w:val="bottom"/>
          </w:tcPr>
          <w:p w14:paraId="5E340291" w14:textId="42199DA8" w:rsidR="000B32C1" w:rsidRPr="0091691A" w:rsidRDefault="000B32C1" w:rsidP="000B32C1">
            <w:pPr>
              <w:rPr>
                <w:sz w:val="18"/>
                <w:szCs w:val="18"/>
              </w:rPr>
            </w:pPr>
            <w:proofErr w:type="spellStart"/>
            <w:r w:rsidRPr="0091691A">
              <w:rPr>
                <w:rFonts w:ascii="Calibri" w:hAnsi="Calibri" w:cs="Arial"/>
                <w:color w:val="000000"/>
                <w:sz w:val="18"/>
                <w:szCs w:val="20"/>
              </w:rPr>
              <w:t>GroundNesters</w:t>
            </w:r>
            <w:proofErr w:type="spellEnd"/>
            <w:r w:rsidRPr="0091691A">
              <w:rPr>
                <w:rFonts w:ascii="Calibri" w:hAnsi="Calibri" w:cs="Arial"/>
                <w:color w:val="000000"/>
                <w:sz w:val="18"/>
                <w:szCs w:val="20"/>
              </w:rPr>
              <w:t xml:space="preserve"> guild</w:t>
            </w:r>
          </w:p>
        </w:tc>
        <w:tc>
          <w:tcPr>
            <w:tcW w:w="1116" w:type="dxa"/>
          </w:tcPr>
          <w:p w14:paraId="1F77FB1B" w14:textId="4A3B3585" w:rsidR="000B32C1" w:rsidRPr="003B1D5F" w:rsidRDefault="000B32C1" w:rsidP="000B32C1">
            <w:pPr>
              <w:jc w:val="center"/>
              <w:rPr>
                <w:color w:val="000000"/>
                <w:sz w:val="18"/>
                <w:szCs w:val="18"/>
              </w:rPr>
            </w:pPr>
            <w:r w:rsidRPr="003B1D5F">
              <w:rPr>
                <w:sz w:val="18"/>
                <w:szCs w:val="18"/>
              </w:rPr>
              <w:t>48</w:t>
            </w:r>
          </w:p>
        </w:tc>
        <w:tc>
          <w:tcPr>
            <w:tcW w:w="1096" w:type="dxa"/>
          </w:tcPr>
          <w:p w14:paraId="0C534B99" w14:textId="2E188065" w:rsidR="000B32C1" w:rsidRPr="000B32C1" w:rsidRDefault="000B32C1" w:rsidP="000B32C1">
            <w:pPr>
              <w:jc w:val="center"/>
              <w:rPr>
                <w:rFonts w:cstheme="minorHAnsi"/>
                <w:sz w:val="18"/>
                <w:szCs w:val="18"/>
              </w:rPr>
            </w:pPr>
            <w:r w:rsidRPr="000B32C1">
              <w:rPr>
                <w:rFonts w:cstheme="minorHAnsi"/>
                <w:sz w:val="18"/>
                <w:szCs w:val="18"/>
              </w:rPr>
              <w:t>10</w:t>
            </w:r>
          </w:p>
        </w:tc>
        <w:tc>
          <w:tcPr>
            <w:tcW w:w="1097" w:type="dxa"/>
          </w:tcPr>
          <w:p w14:paraId="7287D4AA" w14:textId="629E6884" w:rsidR="000B32C1" w:rsidRPr="000B32C1" w:rsidRDefault="000B32C1" w:rsidP="000B32C1">
            <w:pPr>
              <w:jc w:val="center"/>
              <w:rPr>
                <w:rFonts w:cstheme="minorHAnsi"/>
                <w:sz w:val="18"/>
                <w:szCs w:val="18"/>
              </w:rPr>
            </w:pPr>
            <w:r w:rsidRPr="000B32C1">
              <w:rPr>
                <w:rFonts w:cstheme="minorHAnsi"/>
                <w:sz w:val="18"/>
                <w:szCs w:val="18"/>
              </w:rPr>
              <w:t>17</w:t>
            </w:r>
          </w:p>
        </w:tc>
        <w:tc>
          <w:tcPr>
            <w:tcW w:w="1090" w:type="dxa"/>
          </w:tcPr>
          <w:p w14:paraId="5FF684C7" w14:textId="4BDBEB53"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0F50AC6C" w14:textId="76B05AF1" w:rsidR="000B32C1" w:rsidRPr="000B32C1" w:rsidRDefault="000B32C1" w:rsidP="000B32C1">
            <w:pPr>
              <w:jc w:val="center"/>
              <w:rPr>
                <w:rFonts w:cstheme="minorHAnsi"/>
                <w:sz w:val="18"/>
                <w:szCs w:val="18"/>
              </w:rPr>
            </w:pPr>
            <w:r w:rsidRPr="000B32C1">
              <w:rPr>
                <w:rFonts w:cstheme="minorHAnsi"/>
                <w:sz w:val="18"/>
                <w:szCs w:val="18"/>
              </w:rPr>
              <w:t>7</w:t>
            </w:r>
          </w:p>
        </w:tc>
      </w:tr>
      <w:tr w:rsidR="000B32C1" w:rsidRPr="003B1D5F" w14:paraId="50922310" w14:textId="77777777" w:rsidTr="002A2DB9">
        <w:tc>
          <w:tcPr>
            <w:tcW w:w="1377" w:type="dxa"/>
          </w:tcPr>
          <w:p w14:paraId="6C2D3FFA" w14:textId="77777777" w:rsidR="000B32C1" w:rsidRPr="003B1D5F" w:rsidRDefault="000B32C1" w:rsidP="000B32C1">
            <w:pPr>
              <w:rPr>
                <w:sz w:val="18"/>
                <w:szCs w:val="18"/>
              </w:rPr>
            </w:pPr>
          </w:p>
        </w:tc>
        <w:tc>
          <w:tcPr>
            <w:tcW w:w="2484" w:type="dxa"/>
            <w:vAlign w:val="bottom"/>
          </w:tcPr>
          <w:p w14:paraId="1EFC5DEC" w14:textId="10717DF8" w:rsidR="000B32C1" w:rsidRPr="0091691A" w:rsidRDefault="000B32C1" w:rsidP="000B32C1">
            <w:pPr>
              <w:rPr>
                <w:sz w:val="18"/>
                <w:szCs w:val="18"/>
              </w:rPr>
            </w:pPr>
            <w:proofErr w:type="spellStart"/>
            <w:r w:rsidRPr="0091691A">
              <w:rPr>
                <w:rFonts w:ascii="Calibri" w:hAnsi="Calibri" w:cs="Arial"/>
                <w:color w:val="000000"/>
                <w:sz w:val="18"/>
                <w:szCs w:val="20"/>
              </w:rPr>
              <w:t>OverwaterNesters</w:t>
            </w:r>
            <w:proofErr w:type="spellEnd"/>
            <w:r w:rsidRPr="0091691A">
              <w:rPr>
                <w:rFonts w:ascii="Calibri" w:hAnsi="Calibri" w:cs="Arial"/>
                <w:color w:val="000000"/>
                <w:sz w:val="18"/>
                <w:szCs w:val="20"/>
              </w:rPr>
              <w:t xml:space="preserve"> guild</w:t>
            </w:r>
          </w:p>
        </w:tc>
        <w:tc>
          <w:tcPr>
            <w:tcW w:w="1116" w:type="dxa"/>
          </w:tcPr>
          <w:p w14:paraId="77648C68" w14:textId="5D7C9F16" w:rsidR="000B32C1" w:rsidRPr="003B1D5F" w:rsidRDefault="000B32C1" w:rsidP="000B32C1">
            <w:pPr>
              <w:jc w:val="center"/>
              <w:rPr>
                <w:color w:val="000000"/>
                <w:sz w:val="18"/>
                <w:szCs w:val="18"/>
              </w:rPr>
            </w:pPr>
            <w:r w:rsidRPr="003B1D5F">
              <w:rPr>
                <w:sz w:val="18"/>
                <w:szCs w:val="18"/>
              </w:rPr>
              <w:t>48</w:t>
            </w:r>
          </w:p>
        </w:tc>
        <w:tc>
          <w:tcPr>
            <w:tcW w:w="1096" w:type="dxa"/>
          </w:tcPr>
          <w:p w14:paraId="52ABE333" w14:textId="4C805028" w:rsidR="000B32C1" w:rsidRPr="000B32C1" w:rsidRDefault="000B32C1" w:rsidP="000B32C1">
            <w:pPr>
              <w:jc w:val="center"/>
              <w:rPr>
                <w:rFonts w:cstheme="minorHAnsi"/>
                <w:sz w:val="18"/>
                <w:szCs w:val="18"/>
              </w:rPr>
            </w:pPr>
            <w:r w:rsidRPr="000B32C1">
              <w:rPr>
                <w:rFonts w:cstheme="minorHAnsi"/>
                <w:sz w:val="18"/>
                <w:szCs w:val="18"/>
              </w:rPr>
              <w:t>16</w:t>
            </w:r>
          </w:p>
        </w:tc>
        <w:tc>
          <w:tcPr>
            <w:tcW w:w="1097" w:type="dxa"/>
          </w:tcPr>
          <w:p w14:paraId="27380BC6" w14:textId="39C6AB31"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2C286227" w14:textId="0E2D7E91"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244A46FD" w14:textId="4B0E6034" w:rsidR="000B32C1" w:rsidRPr="000B32C1" w:rsidRDefault="000B32C1" w:rsidP="000B32C1">
            <w:pPr>
              <w:jc w:val="center"/>
              <w:rPr>
                <w:rFonts w:cstheme="minorHAnsi"/>
                <w:sz w:val="18"/>
                <w:szCs w:val="18"/>
              </w:rPr>
            </w:pPr>
            <w:r w:rsidRPr="000B32C1">
              <w:rPr>
                <w:rFonts w:cstheme="minorHAnsi"/>
                <w:sz w:val="18"/>
                <w:szCs w:val="18"/>
              </w:rPr>
              <w:t>4</w:t>
            </w:r>
          </w:p>
        </w:tc>
      </w:tr>
      <w:tr w:rsidR="000B32C1" w:rsidRPr="003B1D5F" w14:paraId="784E594E" w14:textId="77777777" w:rsidTr="002A2DB9">
        <w:tc>
          <w:tcPr>
            <w:tcW w:w="1377" w:type="dxa"/>
            <w:tcBorders>
              <w:bottom w:val="single" w:sz="4" w:space="0" w:color="BFBFBF" w:themeColor="background1" w:themeShade="BF"/>
            </w:tcBorders>
          </w:tcPr>
          <w:p w14:paraId="3921464A" w14:textId="77777777" w:rsidR="000B32C1" w:rsidRPr="003B1D5F" w:rsidRDefault="000B32C1" w:rsidP="000B32C1">
            <w:pPr>
              <w:rPr>
                <w:sz w:val="18"/>
                <w:szCs w:val="18"/>
              </w:rPr>
            </w:pPr>
          </w:p>
        </w:tc>
        <w:tc>
          <w:tcPr>
            <w:tcW w:w="2484" w:type="dxa"/>
            <w:tcBorders>
              <w:bottom w:val="single" w:sz="4" w:space="0" w:color="BFBFBF" w:themeColor="background1" w:themeShade="BF"/>
            </w:tcBorders>
            <w:vAlign w:val="bottom"/>
          </w:tcPr>
          <w:p w14:paraId="4C926790" w14:textId="5A048E9B" w:rsidR="000B32C1" w:rsidRPr="0091691A" w:rsidRDefault="000B32C1" w:rsidP="000B32C1">
            <w:pPr>
              <w:rPr>
                <w:sz w:val="18"/>
                <w:szCs w:val="18"/>
              </w:rPr>
            </w:pPr>
            <w:proofErr w:type="spellStart"/>
            <w:r w:rsidRPr="0091691A">
              <w:rPr>
                <w:rFonts w:ascii="Calibri" w:hAnsi="Calibri" w:cs="Arial"/>
                <w:color w:val="000000"/>
                <w:sz w:val="18"/>
                <w:szCs w:val="20"/>
              </w:rPr>
              <w:t>AllWaterfowl</w:t>
            </w:r>
            <w:proofErr w:type="spellEnd"/>
            <w:r w:rsidRPr="0091691A">
              <w:rPr>
                <w:rFonts w:ascii="Calibri" w:hAnsi="Calibri" w:cs="Arial"/>
                <w:color w:val="000000"/>
                <w:sz w:val="18"/>
                <w:szCs w:val="20"/>
              </w:rPr>
              <w:t xml:space="preserve"> guild</w:t>
            </w:r>
          </w:p>
        </w:tc>
        <w:tc>
          <w:tcPr>
            <w:tcW w:w="1116" w:type="dxa"/>
            <w:tcBorders>
              <w:bottom w:val="single" w:sz="4" w:space="0" w:color="BFBFBF" w:themeColor="background1" w:themeShade="BF"/>
            </w:tcBorders>
          </w:tcPr>
          <w:p w14:paraId="471D13B0" w14:textId="738B177D" w:rsidR="000B32C1" w:rsidRPr="003B1D5F" w:rsidRDefault="000B32C1" w:rsidP="000B32C1">
            <w:pPr>
              <w:jc w:val="center"/>
              <w:rPr>
                <w:color w:val="000000"/>
                <w:sz w:val="18"/>
                <w:szCs w:val="18"/>
              </w:rPr>
            </w:pPr>
            <w:r w:rsidRPr="003B1D5F">
              <w:rPr>
                <w:sz w:val="18"/>
                <w:szCs w:val="18"/>
              </w:rPr>
              <w:t>48</w:t>
            </w:r>
          </w:p>
        </w:tc>
        <w:tc>
          <w:tcPr>
            <w:tcW w:w="1096" w:type="dxa"/>
            <w:tcBorders>
              <w:bottom w:val="single" w:sz="4" w:space="0" w:color="BFBFBF" w:themeColor="background1" w:themeShade="BF"/>
            </w:tcBorders>
          </w:tcPr>
          <w:p w14:paraId="279BE19F" w14:textId="2E8E5293" w:rsidR="000B32C1" w:rsidRPr="000B32C1" w:rsidRDefault="000B32C1" w:rsidP="000B32C1">
            <w:pPr>
              <w:jc w:val="center"/>
              <w:rPr>
                <w:rFonts w:cstheme="minorHAnsi"/>
                <w:sz w:val="18"/>
                <w:szCs w:val="18"/>
              </w:rPr>
            </w:pPr>
            <w:r w:rsidRPr="000B32C1">
              <w:rPr>
                <w:rFonts w:cstheme="minorHAnsi"/>
                <w:sz w:val="18"/>
                <w:szCs w:val="18"/>
              </w:rPr>
              <w:t>11</w:t>
            </w:r>
          </w:p>
        </w:tc>
        <w:tc>
          <w:tcPr>
            <w:tcW w:w="1097" w:type="dxa"/>
            <w:tcBorders>
              <w:bottom w:val="single" w:sz="4" w:space="0" w:color="BFBFBF" w:themeColor="background1" w:themeShade="BF"/>
            </w:tcBorders>
          </w:tcPr>
          <w:p w14:paraId="222B503A" w14:textId="6F2BCC54" w:rsidR="000B32C1" w:rsidRPr="000B32C1" w:rsidRDefault="000B32C1" w:rsidP="000B32C1">
            <w:pPr>
              <w:jc w:val="center"/>
              <w:rPr>
                <w:rFonts w:cstheme="minorHAnsi"/>
                <w:sz w:val="18"/>
                <w:szCs w:val="18"/>
              </w:rPr>
            </w:pPr>
            <w:r w:rsidRPr="000B32C1">
              <w:rPr>
                <w:rFonts w:cstheme="minorHAnsi"/>
                <w:sz w:val="18"/>
                <w:szCs w:val="18"/>
              </w:rPr>
              <w:t>12</w:t>
            </w:r>
          </w:p>
        </w:tc>
        <w:tc>
          <w:tcPr>
            <w:tcW w:w="1090" w:type="dxa"/>
            <w:tcBorders>
              <w:bottom w:val="single" w:sz="4" w:space="0" w:color="BFBFBF" w:themeColor="background1" w:themeShade="BF"/>
            </w:tcBorders>
          </w:tcPr>
          <w:p w14:paraId="72B19523" w14:textId="10965710" w:rsidR="000B32C1" w:rsidRPr="000B32C1" w:rsidRDefault="000B32C1" w:rsidP="000B32C1">
            <w:pPr>
              <w:jc w:val="center"/>
              <w:rPr>
                <w:rFonts w:cstheme="minorHAnsi"/>
                <w:sz w:val="18"/>
                <w:szCs w:val="18"/>
              </w:rPr>
            </w:pPr>
            <w:r w:rsidRPr="000B32C1">
              <w:rPr>
                <w:rFonts w:cstheme="minorHAnsi"/>
                <w:sz w:val="18"/>
                <w:szCs w:val="18"/>
              </w:rPr>
              <w:t>15</w:t>
            </w:r>
          </w:p>
        </w:tc>
        <w:tc>
          <w:tcPr>
            <w:tcW w:w="1090" w:type="dxa"/>
            <w:tcBorders>
              <w:bottom w:val="single" w:sz="4" w:space="0" w:color="BFBFBF" w:themeColor="background1" w:themeShade="BF"/>
            </w:tcBorders>
          </w:tcPr>
          <w:p w14:paraId="21B35847" w14:textId="1D132F97" w:rsidR="000B32C1" w:rsidRPr="000B32C1" w:rsidRDefault="000B32C1" w:rsidP="000B32C1">
            <w:pPr>
              <w:jc w:val="center"/>
              <w:rPr>
                <w:rFonts w:cstheme="minorHAnsi"/>
                <w:sz w:val="18"/>
                <w:szCs w:val="18"/>
              </w:rPr>
            </w:pPr>
            <w:r w:rsidRPr="000B32C1">
              <w:rPr>
                <w:rFonts w:cstheme="minorHAnsi"/>
                <w:sz w:val="18"/>
                <w:szCs w:val="18"/>
              </w:rPr>
              <w:t>10</w:t>
            </w:r>
          </w:p>
        </w:tc>
      </w:tr>
      <w:tr w:rsidR="000B32C1" w:rsidRPr="003B1D5F" w14:paraId="5C5078C4" w14:textId="77777777" w:rsidTr="003B1D5F">
        <w:tc>
          <w:tcPr>
            <w:tcW w:w="1377" w:type="dxa"/>
            <w:tcBorders>
              <w:bottom w:val="single" w:sz="4" w:space="0" w:color="auto"/>
            </w:tcBorders>
          </w:tcPr>
          <w:p w14:paraId="15052EBD" w14:textId="77777777" w:rsidR="000B32C1" w:rsidRPr="003B1D5F" w:rsidRDefault="000B32C1" w:rsidP="000B32C1">
            <w:pPr>
              <w:rPr>
                <w:sz w:val="18"/>
                <w:szCs w:val="18"/>
              </w:rPr>
            </w:pPr>
          </w:p>
        </w:tc>
        <w:tc>
          <w:tcPr>
            <w:tcW w:w="2484" w:type="dxa"/>
            <w:tcBorders>
              <w:bottom w:val="single" w:sz="4" w:space="0" w:color="auto"/>
            </w:tcBorders>
            <w:shd w:val="clear" w:color="auto" w:fill="E7E6E6" w:themeFill="background2"/>
          </w:tcPr>
          <w:p w14:paraId="549AE8E8" w14:textId="68629A36" w:rsidR="000B32C1" w:rsidRPr="003B1D5F" w:rsidRDefault="000B32C1" w:rsidP="000B32C1">
            <w:pPr>
              <w:rPr>
                <w:sz w:val="18"/>
                <w:szCs w:val="18"/>
              </w:rPr>
            </w:pPr>
            <w:r w:rsidRPr="003B1D5F">
              <w:rPr>
                <w:sz w:val="18"/>
                <w:szCs w:val="18"/>
              </w:rPr>
              <w:t>Sub-total</w:t>
            </w:r>
            <w:r>
              <w:rPr>
                <w:sz w:val="18"/>
                <w:szCs w:val="18"/>
              </w:rPr>
              <w:t xml:space="preserve"> (waterfowl)</w:t>
            </w:r>
          </w:p>
        </w:tc>
        <w:tc>
          <w:tcPr>
            <w:tcW w:w="1116" w:type="dxa"/>
            <w:tcBorders>
              <w:bottom w:val="single" w:sz="4" w:space="0" w:color="auto"/>
            </w:tcBorders>
            <w:shd w:val="clear" w:color="auto" w:fill="E7E6E6" w:themeFill="background2"/>
          </w:tcPr>
          <w:p w14:paraId="2521978B" w14:textId="77777777" w:rsidR="000B32C1" w:rsidRPr="003B1D5F" w:rsidRDefault="000B32C1" w:rsidP="000B32C1">
            <w:pPr>
              <w:jc w:val="center"/>
              <w:rPr>
                <w:color w:val="000000"/>
                <w:sz w:val="18"/>
                <w:szCs w:val="18"/>
              </w:rPr>
            </w:pPr>
          </w:p>
        </w:tc>
        <w:tc>
          <w:tcPr>
            <w:tcW w:w="1096" w:type="dxa"/>
            <w:tcBorders>
              <w:bottom w:val="single" w:sz="4" w:space="0" w:color="auto"/>
            </w:tcBorders>
            <w:shd w:val="clear" w:color="auto" w:fill="E7E6E6" w:themeFill="background2"/>
          </w:tcPr>
          <w:p w14:paraId="55E5F8B4" w14:textId="4DCD638A" w:rsidR="000B32C1" w:rsidRPr="000B32C1" w:rsidRDefault="006529EB" w:rsidP="000B32C1">
            <w:pPr>
              <w:jc w:val="center"/>
              <w:rPr>
                <w:rFonts w:cstheme="minorHAnsi"/>
                <w:sz w:val="18"/>
                <w:szCs w:val="18"/>
              </w:rPr>
            </w:pPr>
            <w:r>
              <w:rPr>
                <w:rFonts w:cstheme="minorHAnsi"/>
                <w:sz w:val="18"/>
                <w:szCs w:val="18"/>
              </w:rPr>
              <w:t>43</w:t>
            </w:r>
          </w:p>
        </w:tc>
        <w:tc>
          <w:tcPr>
            <w:tcW w:w="1097" w:type="dxa"/>
            <w:tcBorders>
              <w:bottom w:val="single" w:sz="4" w:space="0" w:color="auto"/>
            </w:tcBorders>
            <w:shd w:val="clear" w:color="auto" w:fill="E7E6E6" w:themeFill="background2"/>
          </w:tcPr>
          <w:p w14:paraId="7282FBDC" w14:textId="53A660F6" w:rsidR="000B32C1" w:rsidRPr="000B32C1" w:rsidRDefault="000B32C1" w:rsidP="000B32C1">
            <w:pPr>
              <w:jc w:val="center"/>
              <w:rPr>
                <w:rFonts w:cstheme="minorHAnsi"/>
                <w:sz w:val="18"/>
                <w:szCs w:val="18"/>
              </w:rPr>
            </w:pPr>
            <w:r w:rsidRPr="000B32C1">
              <w:rPr>
                <w:rFonts w:cstheme="minorHAnsi"/>
                <w:sz w:val="18"/>
                <w:szCs w:val="18"/>
              </w:rPr>
              <w:t>50</w:t>
            </w:r>
          </w:p>
        </w:tc>
        <w:tc>
          <w:tcPr>
            <w:tcW w:w="1090" w:type="dxa"/>
            <w:tcBorders>
              <w:bottom w:val="single" w:sz="4" w:space="0" w:color="auto"/>
            </w:tcBorders>
            <w:shd w:val="clear" w:color="auto" w:fill="E7E6E6" w:themeFill="background2"/>
          </w:tcPr>
          <w:p w14:paraId="26052B66" w14:textId="7F73A210" w:rsidR="000B32C1" w:rsidRPr="000B32C1" w:rsidRDefault="000B32C1" w:rsidP="000B32C1">
            <w:pPr>
              <w:jc w:val="center"/>
              <w:rPr>
                <w:rFonts w:cstheme="minorHAnsi"/>
                <w:sz w:val="18"/>
                <w:szCs w:val="18"/>
              </w:rPr>
            </w:pPr>
            <w:r w:rsidRPr="000B32C1">
              <w:rPr>
                <w:rFonts w:cstheme="minorHAnsi"/>
                <w:sz w:val="18"/>
                <w:szCs w:val="18"/>
              </w:rPr>
              <w:t>62</w:t>
            </w:r>
          </w:p>
        </w:tc>
        <w:tc>
          <w:tcPr>
            <w:tcW w:w="1090" w:type="dxa"/>
            <w:tcBorders>
              <w:bottom w:val="single" w:sz="4" w:space="0" w:color="auto"/>
            </w:tcBorders>
            <w:shd w:val="clear" w:color="auto" w:fill="E7E6E6" w:themeFill="background2"/>
          </w:tcPr>
          <w:p w14:paraId="2F5EA0ED" w14:textId="03E0913A" w:rsidR="000B32C1" w:rsidRPr="000B32C1" w:rsidRDefault="000B32C1" w:rsidP="000B32C1">
            <w:pPr>
              <w:jc w:val="center"/>
              <w:rPr>
                <w:rFonts w:cstheme="minorHAnsi"/>
                <w:sz w:val="18"/>
                <w:szCs w:val="18"/>
              </w:rPr>
            </w:pPr>
            <w:r w:rsidRPr="000B32C1">
              <w:rPr>
                <w:rFonts w:cstheme="minorHAnsi"/>
                <w:sz w:val="18"/>
                <w:szCs w:val="18"/>
              </w:rPr>
              <w:t>37</w:t>
            </w:r>
          </w:p>
        </w:tc>
      </w:tr>
      <w:tr w:rsidR="000B32C1" w:rsidRPr="003B1D5F" w14:paraId="3E1CEF9F" w14:textId="77777777" w:rsidTr="003B1D5F">
        <w:tc>
          <w:tcPr>
            <w:tcW w:w="1377" w:type="dxa"/>
            <w:tcBorders>
              <w:top w:val="single" w:sz="4" w:space="0" w:color="auto"/>
              <w:bottom w:val="single" w:sz="4" w:space="0" w:color="auto"/>
            </w:tcBorders>
          </w:tcPr>
          <w:p w14:paraId="11AAF61C" w14:textId="29461299" w:rsidR="000B32C1" w:rsidRPr="003B1D5F" w:rsidRDefault="000B32C1" w:rsidP="000B32C1">
            <w:pPr>
              <w:rPr>
                <w:sz w:val="18"/>
                <w:szCs w:val="18"/>
              </w:rPr>
            </w:pPr>
            <w:r w:rsidRPr="003B1D5F">
              <w:rPr>
                <w:sz w:val="18"/>
                <w:szCs w:val="18"/>
              </w:rPr>
              <w:t>All species</w:t>
            </w:r>
          </w:p>
        </w:tc>
        <w:tc>
          <w:tcPr>
            <w:tcW w:w="2484" w:type="dxa"/>
            <w:tcBorders>
              <w:top w:val="single" w:sz="4" w:space="0" w:color="auto"/>
              <w:bottom w:val="single" w:sz="4" w:space="0" w:color="auto"/>
            </w:tcBorders>
          </w:tcPr>
          <w:p w14:paraId="148D10E1" w14:textId="1B388CAF" w:rsidR="000B32C1" w:rsidRPr="003B1D5F" w:rsidRDefault="000B32C1" w:rsidP="000B32C1">
            <w:pPr>
              <w:rPr>
                <w:sz w:val="18"/>
                <w:szCs w:val="18"/>
              </w:rPr>
            </w:pPr>
            <w:r w:rsidRPr="003B1D5F">
              <w:rPr>
                <w:sz w:val="18"/>
                <w:szCs w:val="18"/>
              </w:rPr>
              <w:t>Total</w:t>
            </w:r>
          </w:p>
        </w:tc>
        <w:tc>
          <w:tcPr>
            <w:tcW w:w="1116" w:type="dxa"/>
            <w:tcBorders>
              <w:top w:val="single" w:sz="4" w:space="0" w:color="auto"/>
              <w:bottom w:val="single" w:sz="4" w:space="0" w:color="auto"/>
            </w:tcBorders>
          </w:tcPr>
          <w:p w14:paraId="4E9CADB5" w14:textId="77777777" w:rsidR="000B32C1" w:rsidRPr="003B1D5F" w:rsidRDefault="000B32C1" w:rsidP="000B32C1">
            <w:pPr>
              <w:jc w:val="center"/>
              <w:rPr>
                <w:color w:val="000000"/>
                <w:sz w:val="18"/>
                <w:szCs w:val="18"/>
              </w:rPr>
            </w:pPr>
          </w:p>
        </w:tc>
        <w:tc>
          <w:tcPr>
            <w:tcW w:w="1096" w:type="dxa"/>
            <w:tcBorders>
              <w:top w:val="single" w:sz="4" w:space="0" w:color="auto"/>
              <w:bottom w:val="single" w:sz="4" w:space="0" w:color="auto"/>
            </w:tcBorders>
          </w:tcPr>
          <w:p w14:paraId="02CD4E40" w14:textId="22B0E9F5" w:rsidR="000B32C1" w:rsidRPr="000B32C1" w:rsidRDefault="000B32C1" w:rsidP="000B32C1">
            <w:pPr>
              <w:jc w:val="center"/>
              <w:rPr>
                <w:rFonts w:cstheme="minorHAnsi"/>
                <w:sz w:val="18"/>
                <w:szCs w:val="18"/>
              </w:rPr>
            </w:pPr>
            <w:r w:rsidRPr="000B32C1">
              <w:rPr>
                <w:rFonts w:cstheme="minorHAnsi"/>
                <w:sz w:val="18"/>
                <w:szCs w:val="18"/>
              </w:rPr>
              <w:t>204</w:t>
            </w:r>
          </w:p>
        </w:tc>
        <w:tc>
          <w:tcPr>
            <w:tcW w:w="1097" w:type="dxa"/>
            <w:tcBorders>
              <w:top w:val="single" w:sz="4" w:space="0" w:color="auto"/>
              <w:bottom w:val="single" w:sz="4" w:space="0" w:color="auto"/>
            </w:tcBorders>
          </w:tcPr>
          <w:p w14:paraId="193F9DCE" w14:textId="055B2996" w:rsidR="000B32C1" w:rsidRPr="000B32C1" w:rsidRDefault="000B32C1" w:rsidP="000B32C1">
            <w:pPr>
              <w:jc w:val="center"/>
              <w:rPr>
                <w:rFonts w:cstheme="minorHAnsi"/>
                <w:sz w:val="18"/>
                <w:szCs w:val="18"/>
              </w:rPr>
            </w:pPr>
            <w:r w:rsidRPr="000B32C1">
              <w:rPr>
                <w:rFonts w:cstheme="minorHAnsi"/>
                <w:sz w:val="18"/>
                <w:szCs w:val="18"/>
              </w:rPr>
              <w:t>204</w:t>
            </w:r>
          </w:p>
        </w:tc>
        <w:tc>
          <w:tcPr>
            <w:tcW w:w="1090" w:type="dxa"/>
            <w:tcBorders>
              <w:top w:val="single" w:sz="4" w:space="0" w:color="auto"/>
              <w:bottom w:val="single" w:sz="4" w:space="0" w:color="auto"/>
            </w:tcBorders>
          </w:tcPr>
          <w:p w14:paraId="3895B64A" w14:textId="4A2EB25E" w:rsidR="000B32C1" w:rsidRPr="000B32C1" w:rsidRDefault="000B32C1" w:rsidP="000B32C1">
            <w:pPr>
              <w:jc w:val="center"/>
              <w:rPr>
                <w:rFonts w:cstheme="minorHAnsi"/>
                <w:sz w:val="18"/>
                <w:szCs w:val="18"/>
              </w:rPr>
            </w:pPr>
            <w:r w:rsidRPr="000B32C1">
              <w:rPr>
                <w:rFonts w:cstheme="minorHAnsi"/>
                <w:sz w:val="18"/>
                <w:szCs w:val="18"/>
              </w:rPr>
              <w:t>112</w:t>
            </w:r>
          </w:p>
        </w:tc>
        <w:tc>
          <w:tcPr>
            <w:tcW w:w="1090" w:type="dxa"/>
            <w:tcBorders>
              <w:top w:val="single" w:sz="4" w:space="0" w:color="auto"/>
              <w:bottom w:val="single" w:sz="4" w:space="0" w:color="auto"/>
            </w:tcBorders>
          </w:tcPr>
          <w:p w14:paraId="627F062E" w14:textId="78D158DB" w:rsidR="000B32C1" w:rsidRPr="000B32C1" w:rsidRDefault="000B32C1" w:rsidP="000B32C1">
            <w:pPr>
              <w:jc w:val="center"/>
              <w:rPr>
                <w:rFonts w:cstheme="minorHAnsi"/>
                <w:sz w:val="18"/>
                <w:szCs w:val="18"/>
              </w:rPr>
            </w:pPr>
            <w:r w:rsidRPr="000B32C1">
              <w:rPr>
                <w:rFonts w:cstheme="minorHAnsi"/>
                <w:sz w:val="18"/>
                <w:szCs w:val="18"/>
              </w:rPr>
              <w:t>142</w:t>
            </w:r>
          </w:p>
        </w:tc>
      </w:tr>
    </w:tbl>
    <w:p w14:paraId="55D70E0A" w14:textId="04F2ECE8" w:rsidR="004F20A6" w:rsidRDefault="004F20A6" w:rsidP="004F20A6">
      <w:pPr>
        <w:spacing w:after="160" w:line="259" w:lineRule="auto"/>
      </w:pPr>
      <w:r>
        <w:br w:type="page"/>
      </w:r>
    </w:p>
    <w:p w14:paraId="767728F7" w14:textId="26B0661F" w:rsidR="005034F5" w:rsidRDefault="005034F5" w:rsidP="005034F5">
      <w:pPr>
        <w:pStyle w:val="Heading1"/>
      </w:pPr>
      <w:r>
        <w:lastRenderedPageBreak/>
        <w:t>Figures</w:t>
      </w:r>
    </w:p>
    <w:p w14:paraId="7BAE7BA1" w14:textId="7AC02E63" w:rsidR="004F20A6" w:rsidRDefault="00D71680" w:rsidP="00B057A1">
      <w:bookmarkStart w:id="787" w:name="_Hlk8655107"/>
      <w:r w:rsidRPr="00D71680">
        <w:rPr>
          <w:noProof/>
        </w:rPr>
        <w:drawing>
          <wp:inline distT="0" distB="0" distL="0" distR="0" wp14:anchorId="39C08AF8" wp14:editId="7B0AE519">
            <wp:extent cx="5943600" cy="322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5800"/>
                    </a:xfrm>
                    <a:prstGeom prst="rect">
                      <a:avLst/>
                    </a:prstGeom>
                  </pic:spPr>
                </pic:pic>
              </a:graphicData>
            </a:graphic>
          </wp:inline>
        </w:drawing>
      </w:r>
    </w:p>
    <w:p w14:paraId="6FC9B7A3" w14:textId="4E373732" w:rsidR="004F20A6" w:rsidRPr="00287076" w:rsidRDefault="14B0AA24" w:rsidP="005034F5">
      <w:pPr>
        <w:spacing w:after="120" w:line="240" w:lineRule="auto"/>
      </w:pPr>
      <w:commentRangeStart w:id="788"/>
      <w:r w:rsidRPr="14B0AA24">
        <w:rPr>
          <w:b/>
          <w:bCs/>
        </w:rPr>
        <w:t>Figure 1.</w:t>
      </w:r>
      <w:r>
        <w:t xml:space="preserve"> </w:t>
      </w:r>
      <w:commentRangeEnd w:id="788"/>
      <w:r w:rsidR="0070204C">
        <w:rPr>
          <w:rStyle w:val="CommentReference"/>
        </w:rPr>
        <w:commentReference w:id="788"/>
      </w:r>
      <w:r>
        <w:t xml:space="preserve">The boreal region of Canada was stratified into </w:t>
      </w:r>
      <w:ins w:id="789" w:author="kim" w:date="2020-02-04T12:05:00Z">
        <w:r w:rsidR="0070204C">
          <w:t xml:space="preserve">XX </w:t>
        </w:r>
      </w:ins>
      <w:r>
        <w:t xml:space="preserve">ecoregions (black outlines) using the National Ecological Framework for Canada (Marshall et al. 1999). The number of networks meeting size and intactness criteria by ecoregion are indicated by the value in the </w:t>
      </w:r>
      <w:proofErr w:type="spellStart"/>
      <w:r>
        <w:t>centre</w:t>
      </w:r>
      <w:proofErr w:type="spellEnd"/>
      <w:r>
        <w:t xml:space="preserve"> of the polygon as well as the shading of the polygon i.e., increasing shades of grey indicates higher number of networks. Inset map displays forested ecozones of the boreal region: Taiga Plains (4), Taiga Shield (5), Boreal Shield A (6A), Boreal Shield B (6B), Boreal Plains (9), Taiga Cordillera (11), Boreal Cordillera (12), Montane Cordillera (14), Hudson Plains (15).</w:t>
      </w:r>
    </w:p>
    <w:bookmarkEnd w:id="787"/>
    <w:p w14:paraId="2896D4A3" w14:textId="799EB585" w:rsidR="004F20A6" w:rsidRDefault="004F20A6" w:rsidP="00B057A1"/>
    <w:p w14:paraId="3D6844C3" w14:textId="62211711" w:rsidR="004F20A6" w:rsidRDefault="004F20A6" w:rsidP="004F20A6">
      <w:pPr>
        <w:spacing w:after="160" w:line="259" w:lineRule="auto"/>
      </w:pPr>
      <w:r>
        <w:br w:type="page"/>
      </w:r>
    </w:p>
    <w:p w14:paraId="6422B49F" w14:textId="77777777" w:rsidR="004F20A6" w:rsidRDefault="004F20A6" w:rsidP="004F20A6">
      <w:r>
        <w:rPr>
          <w:noProof/>
        </w:rPr>
        <w:lastRenderedPageBreak/>
        <w:drawing>
          <wp:inline distT="0" distB="0" distL="0" distR="0" wp14:anchorId="2C3A1BCB" wp14:editId="4C4910EA">
            <wp:extent cx="5943600" cy="46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17500"/>
                    </a:xfrm>
                    <a:prstGeom prst="rect">
                      <a:avLst/>
                    </a:prstGeom>
                    <a:noFill/>
                    <a:ln>
                      <a:noFill/>
                    </a:ln>
                  </pic:spPr>
                </pic:pic>
              </a:graphicData>
            </a:graphic>
          </wp:inline>
        </w:drawing>
      </w:r>
    </w:p>
    <w:tbl>
      <w:tblPr>
        <w:tblW w:w="0" w:type="auto"/>
        <w:tblLook w:val="04A0" w:firstRow="1" w:lastRow="0" w:firstColumn="1" w:lastColumn="0" w:noHBand="0" w:noVBand="1"/>
      </w:tblPr>
      <w:tblGrid>
        <w:gridCol w:w="4680"/>
        <w:gridCol w:w="4680"/>
      </w:tblGrid>
      <w:tr w:rsidR="004F20A6" w14:paraId="44A58C22" w14:textId="77777777" w:rsidTr="00B26B0E">
        <w:tc>
          <w:tcPr>
            <w:tcW w:w="4675" w:type="dxa"/>
            <w:shd w:val="clear" w:color="auto" w:fill="auto"/>
          </w:tcPr>
          <w:p w14:paraId="2278120D" w14:textId="629F2D4A" w:rsidR="004F20A6" w:rsidRDefault="00B26B0E" w:rsidP="00002CAF">
            <w:pPr>
              <w:jc w:val="center"/>
            </w:pPr>
            <w:r>
              <w:rPr>
                <w:noProof/>
              </w:rPr>
              <w:drawing>
                <wp:inline distT="0" distB="0" distL="0" distR="0" wp14:anchorId="0F994DEC" wp14:editId="635893F6">
                  <wp:extent cx="29718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1800" cy="2087245"/>
                          </a:xfrm>
                          <a:prstGeom prst="rect">
                            <a:avLst/>
                          </a:prstGeom>
                        </pic:spPr>
                      </pic:pic>
                    </a:graphicData>
                  </a:graphic>
                </wp:inline>
              </w:drawing>
            </w:r>
          </w:p>
        </w:tc>
        <w:tc>
          <w:tcPr>
            <w:tcW w:w="4675" w:type="dxa"/>
            <w:shd w:val="clear" w:color="auto" w:fill="auto"/>
          </w:tcPr>
          <w:p w14:paraId="735951D7" w14:textId="70A15928" w:rsidR="004F20A6" w:rsidRDefault="0029175D" w:rsidP="00B26B0E">
            <w:pPr>
              <w:jc w:val="both"/>
            </w:pPr>
            <w:r>
              <w:rPr>
                <w:noProof/>
              </w:rPr>
              <w:drawing>
                <wp:inline distT="0" distB="0" distL="0" distR="0" wp14:anchorId="78E6390E" wp14:editId="1531D8E6">
                  <wp:extent cx="2971800" cy="209327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800" cy="2093278"/>
                          </a:xfrm>
                          <a:prstGeom prst="rect">
                            <a:avLst/>
                          </a:prstGeom>
                        </pic:spPr>
                      </pic:pic>
                    </a:graphicData>
                  </a:graphic>
                </wp:inline>
              </w:drawing>
            </w:r>
          </w:p>
        </w:tc>
      </w:tr>
    </w:tbl>
    <w:p w14:paraId="1DFDC4E7" w14:textId="0170D317" w:rsidR="004F20A6" w:rsidRDefault="004F20A6" w:rsidP="004F20A6">
      <w:pPr>
        <w:pStyle w:val="Caption"/>
      </w:pPr>
      <w:r w:rsidRPr="00E60FEC">
        <w:rPr>
          <w:b/>
        </w:rPr>
        <w:t>Figure 2.</w:t>
      </w:r>
      <w:r w:rsidRPr="00287076">
        <w:t xml:space="preserve"> </w:t>
      </w:r>
      <w:r>
        <w:t>Top four maps show the d</w:t>
      </w:r>
      <w:r w:rsidRPr="00287076">
        <w:t xml:space="preserve">istribution of the four </w:t>
      </w:r>
      <w:r w:rsidR="00745C03">
        <w:t>environmenta</w:t>
      </w:r>
      <w:r w:rsidRPr="00287076">
        <w:t>l surrogates in the boreal region. From top left to bottom right: Gross Primary Productivity (GPP), Climate Moisture Index (CMI), North America Land Cover 2005 (LCC), and Lake-edge Density (LED).</w:t>
      </w:r>
      <w:r>
        <w:t xml:space="preserve"> The bottom two maps show the</w:t>
      </w:r>
      <w:r w:rsidR="00AA6397">
        <w:t xml:space="preserve"> predicted density of Canada Warbler and</w:t>
      </w:r>
      <w:r>
        <w:t xml:space="preserve"> habitat </w:t>
      </w:r>
      <w:r w:rsidR="008358B7">
        <w:t>suitability</w:t>
      </w:r>
      <w:r>
        <w:t xml:space="preserve"> of </w:t>
      </w:r>
      <w:r w:rsidR="00AA6397">
        <w:t>bo</w:t>
      </w:r>
      <w:r w:rsidRPr="0030698E">
        <w:t>real caribou</w:t>
      </w:r>
      <w:r>
        <w:t>.</w:t>
      </w:r>
    </w:p>
    <w:p w14:paraId="2B778F83" w14:textId="18D5CA3B" w:rsidR="00606A70" w:rsidRDefault="00606A70">
      <w:pPr>
        <w:spacing w:after="160" w:line="259" w:lineRule="auto"/>
      </w:pPr>
    </w:p>
    <w:sectPr w:rsidR="00606A7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kim" w:date="2020-02-03T09:58:00Z" w:initials="k">
    <w:p w14:paraId="34326A34" w14:textId="7DE1CBA7" w:rsidR="005F0351" w:rsidRDefault="005F0351">
      <w:pPr>
        <w:pStyle w:val="CommentText"/>
      </w:pPr>
      <w:r>
        <w:rPr>
          <w:rStyle w:val="CommentReference"/>
        </w:rPr>
        <w:annotationRef/>
      </w:r>
      <w:r>
        <w:t>Stopped editing introduction here.</w:t>
      </w:r>
    </w:p>
  </w:comment>
  <w:comment w:id="4" w:author="kim" w:date="2020-02-04T12:00:00Z" w:initials="k">
    <w:p w14:paraId="56E21E67" w14:textId="65DA8280" w:rsidR="005F0351" w:rsidRDefault="005F0351">
      <w:pPr>
        <w:pStyle w:val="CommentText"/>
      </w:pPr>
      <w:r>
        <w:rPr>
          <w:rStyle w:val="CommentReference"/>
        </w:rPr>
        <w:annotationRef/>
      </w:r>
      <w:r>
        <w:t>How many ecoregions?</w:t>
      </w:r>
    </w:p>
  </w:comment>
  <w:comment w:id="6" w:author="kim" w:date="2020-02-03T10:00:00Z" w:initials="k">
    <w:p w14:paraId="79D5AF5B" w14:textId="505F7DBB" w:rsidR="005F0351" w:rsidRDefault="005F0351">
      <w:pPr>
        <w:pStyle w:val="CommentText"/>
      </w:pPr>
      <w:r>
        <w:rPr>
          <w:rStyle w:val="CommentReference"/>
        </w:rPr>
        <w:annotationRef/>
      </w:r>
      <w:r>
        <w:t>Move to benchmark section below.</w:t>
      </w:r>
    </w:p>
  </w:comment>
  <w:comment w:id="9" w:author="kim [2]" w:date="2020-03-11T13:09:00Z" w:initials="k">
    <w:p w14:paraId="65AF3287" w14:textId="09A3AE51" w:rsidR="00D76BDA" w:rsidRDefault="00D76BDA">
      <w:pPr>
        <w:pStyle w:val="CommentText"/>
      </w:pPr>
      <w:r>
        <w:rPr>
          <w:rStyle w:val="CommentReference"/>
        </w:rPr>
        <w:annotationRef/>
      </w:r>
      <w:r w:rsidRPr="00D76BDA">
        <w:rPr>
          <w:highlight w:val="yellow"/>
        </w:rPr>
        <w:t>I am not able to find methods that speak to the use of bird distributions to restrict the ecoregions use for each species.</w:t>
      </w:r>
      <w:r>
        <w:t xml:space="preserve">   </w:t>
      </w:r>
    </w:p>
  </w:comment>
  <w:comment w:id="14" w:author="kim [3]" w:date="2020-03-11T12:38:00Z" w:initials="k">
    <w:p w14:paraId="48517738" w14:textId="3163172D" w:rsidR="00646E33" w:rsidRDefault="00646E33">
      <w:pPr>
        <w:pStyle w:val="CommentText"/>
      </w:pPr>
      <w:r>
        <w:rPr>
          <w:rStyle w:val="CommentReference"/>
        </w:rPr>
        <w:annotationRef/>
      </w:r>
      <w:r w:rsidRPr="00646E33">
        <w:rPr>
          <w:highlight w:val="yellow"/>
        </w:rPr>
        <w:t>I believe the ecozone level RSF models are considered better than the national model.  My memory is fuzzy here. If we decide to focus on only a couple of ecozones, it may be worth considering the caribou ecozone-level models for this analysis.</w:t>
      </w:r>
    </w:p>
  </w:comment>
  <w:comment w:id="42" w:author="kim" w:date="2020-02-04T11:42:00Z" w:initials="k">
    <w:p w14:paraId="285A75BA" w14:textId="795FA35B" w:rsidR="005F0351" w:rsidRDefault="005F0351">
      <w:pPr>
        <w:pStyle w:val="CommentText"/>
      </w:pPr>
      <w:r>
        <w:rPr>
          <w:rStyle w:val="CommentReference"/>
        </w:rPr>
        <w:annotationRef/>
      </w:r>
      <w:r>
        <w:t>Add to references</w:t>
      </w:r>
    </w:p>
  </w:comment>
  <w:comment w:id="71" w:author="kim" w:date="2020-02-03T10:23:00Z" w:initials="k">
    <w:p w14:paraId="556C1DEC" w14:textId="0459A213" w:rsidR="005F0351" w:rsidRDefault="005F0351">
      <w:pPr>
        <w:pStyle w:val="CommentText"/>
      </w:pPr>
      <w:r>
        <w:rPr>
          <w:rStyle w:val="CommentReference"/>
        </w:rPr>
        <w:annotationRef/>
      </w:r>
      <w:r>
        <w:t xml:space="preserve">If it does not exist already, it would be helpful to have a table (maybe in Appendix S1) that lists the 11 species and the broad habitat type where they are found (e.g., old-growth </w:t>
      </w:r>
      <w:proofErr w:type="spellStart"/>
      <w:r>
        <w:t>mixedwood</w:t>
      </w:r>
      <w:proofErr w:type="spellEnd"/>
      <w:r>
        <w:t>).</w:t>
      </w:r>
    </w:p>
  </w:comment>
  <w:comment w:id="77" w:author="kim" w:date="2020-02-03T10:24:00Z" w:initials="k">
    <w:p w14:paraId="3BAB0901" w14:textId="629577CF" w:rsidR="005F0351" w:rsidRDefault="005F0351">
      <w:pPr>
        <w:pStyle w:val="CommentText"/>
      </w:pPr>
      <w:r>
        <w:rPr>
          <w:rStyle w:val="CommentReference"/>
        </w:rPr>
        <w:annotationRef/>
      </w:r>
      <w:r>
        <w:t xml:space="preserve">Please remind me why this is better than using the average dissimilarity metric across species. Is it because this is faster to calculate? </w:t>
      </w:r>
    </w:p>
  </w:comment>
  <w:comment w:id="136" w:author="Guest User" w:date="2019-12-04T21:48:00Z" w:initials="GU">
    <w:p w14:paraId="19D3D5A3" w14:textId="17757BB1" w:rsidR="005F0351" w:rsidRDefault="005F0351">
      <w:pPr>
        <w:pStyle w:val="CommentText"/>
      </w:pPr>
      <w:r>
        <w:t>We may need the Pan-Boreal Assessment paper.</w:t>
      </w:r>
      <w:r>
        <w:rPr>
          <w:rStyle w:val="CommentReference"/>
        </w:rPr>
        <w:annotationRef/>
      </w:r>
    </w:p>
  </w:comment>
  <w:comment w:id="162" w:author="kim" w:date="2020-02-03T11:58:00Z" w:initials="k">
    <w:p w14:paraId="57996005" w14:textId="12B24525" w:rsidR="005F0351" w:rsidRDefault="005F0351">
      <w:pPr>
        <w:pStyle w:val="CommentText"/>
      </w:pPr>
      <w:r>
        <w:rPr>
          <w:rStyle w:val="CommentReference"/>
        </w:rPr>
        <w:annotationRef/>
      </w:r>
      <w:r>
        <w:t xml:space="preserve">I think an appendix may be needed to report the MDR values. The MDRs were done at the ecoregion scale while the MDR values reported in the </w:t>
      </w:r>
      <w:proofErr w:type="spellStart"/>
      <w:r>
        <w:t>BxB</w:t>
      </w:r>
      <w:proofErr w:type="spellEnd"/>
      <w:r>
        <w:t xml:space="preserve"> paper are done at the scale of hexagons plus neighbours.</w:t>
      </w:r>
    </w:p>
  </w:comment>
  <w:comment w:id="163" w:author="kim" w:date="2020-02-03T13:20:00Z" w:initials="k">
    <w:p w14:paraId="3167E0F4" w14:textId="4FE6EFCE" w:rsidR="005F0351" w:rsidRDefault="005F0351">
      <w:pPr>
        <w:pStyle w:val="CommentText"/>
      </w:pPr>
      <w:r>
        <w:rPr>
          <w:rStyle w:val="CommentReference"/>
        </w:rPr>
        <w:annotationRef/>
      </w:r>
      <w:r>
        <w:rPr>
          <w:noProof/>
        </w:rPr>
        <w:t>may need to make this S1</w:t>
      </w:r>
    </w:p>
  </w:comment>
  <w:comment w:id="240" w:author="kim" w:date="2020-02-03T13:22:00Z" w:initials="k">
    <w:p w14:paraId="3F0E0A02" w14:textId="27E1417D" w:rsidR="005F0351" w:rsidRDefault="005F0351">
      <w:pPr>
        <w:pStyle w:val="CommentText"/>
      </w:pPr>
      <w:r>
        <w:rPr>
          <w:rStyle w:val="CommentReference"/>
        </w:rPr>
        <w:annotationRef/>
      </w:r>
      <w:r>
        <w:t>Add description of dissimilarity metric methods to Appendix S1.</w:t>
      </w:r>
    </w:p>
  </w:comment>
  <w:comment w:id="291" w:author="kim" w:date="2020-02-03T13:39:00Z" w:initials="k">
    <w:p w14:paraId="68FEF023" w14:textId="77777777" w:rsidR="005F0351" w:rsidRDefault="005F0351" w:rsidP="00F60C25">
      <w:pPr>
        <w:pStyle w:val="CommentText"/>
      </w:pPr>
      <w:r>
        <w:rPr>
          <w:rStyle w:val="CommentReference"/>
        </w:rPr>
        <w:annotationRef/>
      </w:r>
      <w:r>
        <w:rPr>
          <w:noProof/>
        </w:rPr>
        <w:t>Move to earlier in the paper so that this informatio is available when speaking to rep and non-rep networks (paragraph above)</w:t>
      </w:r>
    </w:p>
  </w:comment>
  <w:comment w:id="310" w:author="kim" w:date="2020-02-03T13:39:00Z" w:initials="k">
    <w:p w14:paraId="7C5A11B6" w14:textId="46C101D8" w:rsidR="005F0351" w:rsidRDefault="005F0351">
      <w:pPr>
        <w:pStyle w:val="CommentText"/>
      </w:pPr>
      <w:r>
        <w:rPr>
          <w:rStyle w:val="CommentReference"/>
        </w:rPr>
        <w:annotationRef/>
      </w:r>
      <w:r>
        <w:rPr>
          <w:noProof/>
        </w:rPr>
        <w:t>Move to earlier in the paper so that this informatio is available when speaking to rep and non-rep networks (paragraph above)</w:t>
      </w:r>
    </w:p>
  </w:comment>
  <w:comment w:id="299" w:author="kim" w:date="2020-02-03T14:24:00Z" w:initials="k">
    <w:p w14:paraId="3CBACFBE" w14:textId="5C8CAF64" w:rsidR="005F0351" w:rsidRDefault="005F0351">
      <w:pPr>
        <w:pStyle w:val="CommentText"/>
      </w:pPr>
      <w:r>
        <w:rPr>
          <w:rStyle w:val="CommentReference"/>
        </w:rPr>
        <w:annotationRef/>
      </w:r>
      <w:r>
        <w:rPr>
          <w:noProof/>
        </w:rPr>
        <w:t>I feel as though this can be tightened furthe.</w:t>
      </w:r>
    </w:p>
  </w:comment>
  <w:comment w:id="343" w:author="kim" w:date="2020-02-04T11:56:00Z" w:initials="k">
    <w:p w14:paraId="1D6434EE" w14:textId="1DD17F34" w:rsidR="005F0351" w:rsidRDefault="005F0351">
      <w:pPr>
        <w:pStyle w:val="CommentText"/>
      </w:pPr>
      <w:r>
        <w:rPr>
          <w:rStyle w:val="CommentReference"/>
        </w:rPr>
        <w:annotationRef/>
      </w:r>
      <w:r>
        <w:t xml:space="preserve">Maybe there is a better stats term for </w:t>
      </w:r>
      <w:proofErr w:type="gramStart"/>
      <w:r>
        <w:t>this ??</w:t>
      </w:r>
      <w:proofErr w:type="gramEnd"/>
    </w:p>
  </w:comment>
  <w:comment w:id="383" w:author="kim" w:date="2020-02-04T12:05:00Z" w:initials="k">
    <w:p w14:paraId="00B5DE54" w14:textId="77777777" w:rsidR="005F0351" w:rsidRDefault="005F0351">
      <w:pPr>
        <w:pStyle w:val="CommentText"/>
      </w:pPr>
      <w:r>
        <w:rPr>
          <w:rStyle w:val="CommentReference"/>
        </w:rPr>
        <w:annotationRef/>
      </w:r>
      <w:r>
        <w:t xml:space="preserve">Pierre, if would be helpful to have figures </w:t>
      </w:r>
      <w:proofErr w:type="spellStart"/>
      <w:r>
        <w:t>coloured</w:t>
      </w:r>
      <w:proofErr w:type="spellEnd"/>
      <w:r>
        <w:t xml:space="preserve"> based on the R2 values for the ecoregions, </w:t>
      </w:r>
      <w:proofErr w:type="spellStart"/>
      <w:r>
        <w:t>ie</w:t>
      </w:r>
      <w:proofErr w:type="spellEnd"/>
      <w:r>
        <w:t xml:space="preserve">., 1 for </w:t>
      </w:r>
      <w:proofErr w:type="spellStart"/>
      <w:r>
        <w:t>AllBirds</w:t>
      </w:r>
      <w:proofErr w:type="spellEnd"/>
      <w:r>
        <w:t xml:space="preserve">, </w:t>
      </w:r>
      <w:proofErr w:type="spellStart"/>
      <w:r>
        <w:t>ForestBirds</w:t>
      </w:r>
      <w:proofErr w:type="spellEnd"/>
      <w:r>
        <w:t xml:space="preserve"> and Caribou. </w:t>
      </w:r>
    </w:p>
    <w:p w14:paraId="28DE60FA" w14:textId="77777777" w:rsidR="005F0351" w:rsidRDefault="005F0351">
      <w:pPr>
        <w:pStyle w:val="CommentText"/>
      </w:pPr>
    </w:p>
    <w:p w14:paraId="32272A0A" w14:textId="535A5E1F" w:rsidR="005F0351" w:rsidRDefault="005F0351">
      <w:pPr>
        <w:pStyle w:val="CommentText"/>
      </w:pPr>
      <w:r>
        <w:t>It is challenging to understand how the R2 values differ across the boreal using the tables.</w:t>
      </w:r>
    </w:p>
  </w:comment>
  <w:comment w:id="401" w:author="kim" w:date="2020-02-04T12:01:00Z" w:initials="k">
    <w:p w14:paraId="5FDC452B" w14:textId="04106F87" w:rsidR="005F0351" w:rsidRDefault="005F0351">
      <w:pPr>
        <w:pStyle w:val="CommentText"/>
      </w:pPr>
      <w:r>
        <w:rPr>
          <w:rStyle w:val="CommentReference"/>
        </w:rPr>
        <w:annotationRef/>
      </w:r>
      <w:r>
        <w:t xml:space="preserve">Is 0.2 considered moderate? I would think this is low. What is the </w:t>
      </w:r>
      <w:proofErr w:type="gramStart"/>
      <w:r>
        <w:t>general consensus</w:t>
      </w:r>
      <w:proofErr w:type="gramEnd"/>
      <w:r>
        <w:t xml:space="preserve"> of what is a good relationship </w:t>
      </w:r>
      <w:proofErr w:type="spellStart"/>
      <w:r>
        <w:t>wrt</w:t>
      </w:r>
      <w:proofErr w:type="spellEnd"/>
      <w:r>
        <w:t xml:space="preserve"> R2 value and is there a reference for this?</w:t>
      </w:r>
    </w:p>
  </w:comment>
  <w:comment w:id="402" w:author="kim" w:date="2020-02-04T13:13:00Z" w:initials="k">
    <w:p w14:paraId="71866AD5" w14:textId="250E3683" w:rsidR="00E7273A" w:rsidRDefault="00E7273A">
      <w:pPr>
        <w:pStyle w:val="CommentText"/>
      </w:pPr>
      <w:r>
        <w:rPr>
          <w:rStyle w:val="CommentReference"/>
        </w:rPr>
        <w:annotationRef/>
      </w:r>
      <w:r>
        <w:t>Is this a mean?</w:t>
      </w:r>
    </w:p>
  </w:comment>
  <w:comment w:id="408" w:author="kim" w:date="2020-02-04T13:21:00Z" w:initials="k">
    <w:p w14:paraId="2A06ACC6" w14:textId="56F92FD8" w:rsidR="00E7273A" w:rsidRDefault="00E7273A">
      <w:pPr>
        <w:pStyle w:val="CommentText"/>
      </w:pPr>
      <w:r>
        <w:rPr>
          <w:rStyle w:val="CommentReference"/>
        </w:rPr>
        <w:annotationRef/>
      </w:r>
      <w:r w:rsidR="00F85DB5">
        <w:rPr>
          <w:noProof/>
        </w:rPr>
        <w:t>this information is repeated below ... maybe move this summary to the abstract</w:t>
      </w:r>
    </w:p>
  </w:comment>
  <w:comment w:id="415" w:author="kim" w:date="2020-02-04T13:02:00Z" w:initials="k">
    <w:p w14:paraId="13634065" w14:textId="076FA032" w:rsidR="005F0351" w:rsidRDefault="005F0351">
      <w:pPr>
        <w:pStyle w:val="CommentText"/>
      </w:pPr>
      <w:r>
        <w:rPr>
          <w:rStyle w:val="CommentReference"/>
        </w:rPr>
        <w:annotationRef/>
      </w:r>
      <w:r>
        <w:t>Is this a mean?</w:t>
      </w:r>
    </w:p>
  </w:comment>
  <w:comment w:id="426" w:author="kim" w:date="2020-02-04T12:15:00Z" w:initials="k">
    <w:p w14:paraId="256DD6C4" w14:textId="307B8F27" w:rsidR="005F0351" w:rsidRDefault="005F0351">
      <w:pPr>
        <w:pStyle w:val="CommentText"/>
      </w:pPr>
      <w:r>
        <w:rPr>
          <w:rStyle w:val="CommentReference"/>
        </w:rPr>
        <w:annotationRef/>
      </w:r>
      <w:r>
        <w:t>I think one of the figures needs to show the ecozones by name. Figure 1 under Study Area??</w:t>
      </w:r>
    </w:p>
  </w:comment>
  <w:comment w:id="427" w:author="kim" w:date="2020-02-04T13:06:00Z" w:initials="k">
    <w:p w14:paraId="5CDA19A2" w14:textId="0F47866B" w:rsidR="005F0351" w:rsidRDefault="005F0351">
      <w:pPr>
        <w:pStyle w:val="CommentText"/>
      </w:pPr>
      <w:r>
        <w:rPr>
          <w:rStyle w:val="CommentReference"/>
        </w:rPr>
        <w:annotationRef/>
      </w:r>
      <w:r>
        <w:t>Means?</w:t>
      </w:r>
    </w:p>
  </w:comment>
  <w:comment w:id="434" w:author="kim" w:date="2020-02-04T13:49:00Z" w:initials="k">
    <w:p w14:paraId="7B452BD6" w14:textId="3D517AAA" w:rsidR="004628B6" w:rsidRDefault="004628B6">
      <w:pPr>
        <w:pStyle w:val="CommentText"/>
      </w:pPr>
      <w:r>
        <w:rPr>
          <w:rStyle w:val="CommentReference"/>
        </w:rPr>
        <w:annotationRef/>
      </w:r>
      <w:r>
        <w:t>Something like this.</w:t>
      </w:r>
    </w:p>
  </w:comment>
  <w:comment w:id="445" w:author="kim" w:date="2020-02-04T13:41:00Z" w:initials="k">
    <w:p w14:paraId="6D0DC2A1" w14:textId="58EC1356" w:rsidR="00D03EF5" w:rsidRDefault="00D03EF5">
      <w:pPr>
        <w:pStyle w:val="CommentText"/>
      </w:pPr>
      <w:r>
        <w:rPr>
          <w:rStyle w:val="CommentReference"/>
        </w:rPr>
        <w:annotationRef/>
      </w:r>
      <w:r w:rsidR="00F85DB5">
        <w:rPr>
          <w:noProof/>
        </w:rPr>
        <w:t>add column to Table 2 - see comment</w:t>
      </w:r>
    </w:p>
  </w:comment>
  <w:comment w:id="449" w:author="kim" w:date="2020-02-04T13:42:00Z" w:initials="k">
    <w:p w14:paraId="0B0747C3" w14:textId="3158B871" w:rsidR="00D03EF5" w:rsidRDefault="00D03EF5">
      <w:pPr>
        <w:pStyle w:val="CommentText"/>
      </w:pPr>
      <w:r>
        <w:rPr>
          <w:rStyle w:val="CommentReference"/>
        </w:rPr>
        <w:annotationRef/>
      </w:r>
    </w:p>
  </w:comment>
  <w:comment w:id="450" w:author="kim" w:date="2020-02-04T13:42:00Z" w:initials="k">
    <w:p w14:paraId="7363EA5B" w14:textId="41F365CB" w:rsidR="00D03EF5" w:rsidRDefault="00D03EF5">
      <w:pPr>
        <w:pStyle w:val="CommentText"/>
      </w:pPr>
      <w:r>
        <w:rPr>
          <w:rStyle w:val="CommentReference"/>
        </w:rPr>
        <w:annotationRef/>
      </w:r>
      <w:r>
        <w:t>This information will be in Table 2.</w:t>
      </w:r>
    </w:p>
  </w:comment>
  <w:comment w:id="452" w:author="kim" w:date="2020-02-04T14:00:00Z" w:initials="k">
    <w:p w14:paraId="0F1F9F30" w14:textId="48A60F43" w:rsidR="000C7A9E" w:rsidRDefault="000C7A9E">
      <w:pPr>
        <w:pStyle w:val="CommentText"/>
      </w:pPr>
      <w:r>
        <w:rPr>
          <w:rStyle w:val="CommentReference"/>
        </w:rPr>
        <w:annotationRef/>
      </w:r>
      <w:r>
        <w:t xml:space="preserve">Double check that what is considered moderate to strong is consistent … </w:t>
      </w:r>
    </w:p>
  </w:comment>
  <w:comment w:id="460" w:author="kim" w:date="2020-02-04T13:57:00Z" w:initials="k">
    <w:p w14:paraId="762C4E89" w14:textId="1C4A78A1" w:rsidR="004628B6" w:rsidRDefault="004628B6">
      <w:pPr>
        <w:pStyle w:val="CommentText"/>
      </w:pPr>
      <w:r>
        <w:rPr>
          <w:rStyle w:val="CommentReference"/>
        </w:rPr>
        <w:annotationRef/>
      </w:r>
      <w:r>
        <w:t>This information can go in Table 2 – see comment under column named N.</w:t>
      </w:r>
      <w:r w:rsidR="00F31AAB">
        <w:t xml:space="preserve"> … maybe this is already in Table 3 …</w:t>
      </w:r>
    </w:p>
  </w:comment>
  <w:comment w:id="464" w:author="kim" w:date="2020-02-04T14:02:00Z" w:initials="k">
    <w:p w14:paraId="548EE387" w14:textId="137E4C7D" w:rsidR="000C7A9E" w:rsidRDefault="000C7A9E">
      <w:pPr>
        <w:pStyle w:val="CommentText"/>
      </w:pPr>
      <w:r>
        <w:rPr>
          <w:rStyle w:val="CommentReference"/>
        </w:rPr>
        <w:annotationRef/>
      </w:r>
      <w:r>
        <w:t>Is this based on an average?</w:t>
      </w:r>
    </w:p>
  </w:comment>
  <w:comment w:id="465" w:author="kim" w:date="2020-02-04T14:01:00Z" w:initials="k">
    <w:p w14:paraId="02DA7A9A" w14:textId="1F280D9A" w:rsidR="000C7A9E" w:rsidRDefault="000C7A9E">
      <w:pPr>
        <w:pStyle w:val="CommentText"/>
      </w:pPr>
      <w:r>
        <w:rPr>
          <w:rStyle w:val="CommentReference"/>
        </w:rPr>
        <w:annotationRef/>
      </w:r>
      <w:r w:rsidR="00F31AAB">
        <w:t>Check these numbers, only</w:t>
      </w:r>
      <w:r>
        <w:t xml:space="preserve"> 11 species.</w:t>
      </w:r>
    </w:p>
  </w:comment>
  <w:comment w:id="463" w:author="kim" w:date="2020-02-04T14:06:00Z" w:initials="k">
    <w:p w14:paraId="13F0FB74" w14:textId="5C539554" w:rsidR="000C7A9E" w:rsidRDefault="000C7A9E">
      <w:pPr>
        <w:pStyle w:val="CommentText"/>
      </w:pPr>
      <w:r>
        <w:rPr>
          <w:rStyle w:val="CommentReference"/>
        </w:rPr>
        <w:annotationRef/>
      </w:r>
      <w:r>
        <w:t xml:space="preserve">I think a lot of this information </w:t>
      </w:r>
      <w:r w:rsidR="00F31AAB">
        <w:t>is in Table 3.</w:t>
      </w:r>
    </w:p>
  </w:comment>
  <w:comment w:id="473" w:author="kim [4]" w:date="2020-03-11T13:11:00Z" w:initials="k">
    <w:p w14:paraId="4117BB14" w14:textId="23DACB75" w:rsidR="00D76BDA" w:rsidRDefault="00D76BDA">
      <w:pPr>
        <w:pStyle w:val="CommentText"/>
      </w:pPr>
      <w:r>
        <w:rPr>
          <w:rStyle w:val="CommentReference"/>
        </w:rPr>
        <w:annotationRef/>
      </w:r>
      <w:r w:rsidRPr="00D76BDA">
        <w:rPr>
          <w:highlight w:val="yellow"/>
        </w:rPr>
        <w:t xml:space="preserve">I believe there we ecoregions included that fall outside the distribution of boreal woodland caribou as defined by EC. If that is the case, these ecoregions should be dropped, </w:t>
      </w:r>
      <w:proofErr w:type="gramStart"/>
      <w:r w:rsidRPr="00D76BDA">
        <w:rPr>
          <w:highlight w:val="yellow"/>
        </w:rPr>
        <w:t>similar to</w:t>
      </w:r>
      <w:proofErr w:type="gramEnd"/>
      <w:r w:rsidRPr="00D76BDA">
        <w:rPr>
          <w:highlight w:val="yellow"/>
        </w:rPr>
        <w:t xml:space="preserve"> what was done for songbirds.</w:t>
      </w:r>
    </w:p>
    <w:p w14:paraId="1BBBFC2E" w14:textId="15C63ECA" w:rsidR="00D76BDA" w:rsidRDefault="00D76BDA">
      <w:pPr>
        <w:pStyle w:val="CommentText"/>
      </w:pPr>
    </w:p>
    <w:p w14:paraId="71638932" w14:textId="252A94B3" w:rsidR="00D76BDA" w:rsidRDefault="00D76BDA">
      <w:pPr>
        <w:pStyle w:val="CommentText"/>
      </w:pPr>
      <w:r>
        <w:t>In the following figure, dark green is boreal caribou distribution and red outlines are local populations.</w:t>
      </w:r>
    </w:p>
    <w:p w14:paraId="6E499608" w14:textId="77777777" w:rsidR="00D76BDA" w:rsidRDefault="00D76BDA">
      <w:pPr>
        <w:pStyle w:val="CommentText"/>
      </w:pPr>
    </w:p>
    <w:p w14:paraId="676309AD" w14:textId="5ECF223F" w:rsidR="00D76BDA" w:rsidRDefault="00D76BDA">
      <w:pPr>
        <w:pStyle w:val="CommentText"/>
      </w:pPr>
      <w:r>
        <w:rPr>
          <w:noProof/>
        </w:rPr>
        <w:drawing>
          <wp:inline distT="0" distB="0" distL="0" distR="0" wp14:anchorId="4B61BA61" wp14:editId="242468F2">
            <wp:extent cx="5943600" cy="337312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ibou.png"/>
                    <pic:cNvPicPr/>
                  </pic:nvPicPr>
                  <pic:blipFill>
                    <a:blip r:embed="rId1">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comment>
  <w:comment w:id="474" w:author="kim [5]" w:date="2020-03-11T13:24:00Z" w:initials="k">
    <w:p w14:paraId="6871A2F5" w14:textId="35BC57A3" w:rsidR="00D7594B" w:rsidRDefault="00D7594B">
      <w:pPr>
        <w:pStyle w:val="CommentText"/>
      </w:pPr>
      <w:r>
        <w:rPr>
          <w:rStyle w:val="CommentReference"/>
        </w:rPr>
        <w:annotationRef/>
      </w:r>
      <w:r>
        <w:t>A figure like the one that you created for PBA and NWB birds (that we looked at the other day) would be nice.</w:t>
      </w:r>
    </w:p>
  </w:comment>
  <w:comment w:id="477" w:author="kim" w:date="2020-02-03T09:57:00Z" w:initials="k">
    <w:p w14:paraId="2881A29D" w14:textId="4DBBAEEC" w:rsidR="005F0351" w:rsidRDefault="005F0351">
      <w:pPr>
        <w:pStyle w:val="CommentText"/>
      </w:pPr>
      <w:r>
        <w:rPr>
          <w:rStyle w:val="CommentReference"/>
        </w:rPr>
        <w:annotationRef/>
      </w:r>
      <w:r>
        <w:t>Citation used in PBA.</w:t>
      </w:r>
    </w:p>
  </w:comment>
  <w:comment w:id="606" w:author="kim" w:date="2020-02-03T15:29:00Z" w:initials="k">
    <w:p w14:paraId="798C1C05" w14:textId="70ABC2B3" w:rsidR="005F0351" w:rsidRDefault="005F0351">
      <w:pPr>
        <w:pStyle w:val="CommentText"/>
      </w:pPr>
      <w:r>
        <w:rPr>
          <w:rStyle w:val="CommentReference"/>
        </w:rPr>
        <w:annotationRef/>
      </w:r>
      <w:r>
        <w:rPr>
          <w:noProof/>
        </w:rPr>
        <w:t>This must be an ecozone summary ... Under CMI - caribou for example, 0.1 is the coefficient and the numbers in brackets are what?? Is R2 a mean for the ecozone?</w:t>
      </w:r>
    </w:p>
  </w:comment>
  <w:comment w:id="788" w:author="kim" w:date="2020-02-04T12:06:00Z" w:initials="k">
    <w:p w14:paraId="374D4F8F" w14:textId="2F355E64" w:rsidR="005F0351" w:rsidRDefault="005F0351">
      <w:pPr>
        <w:pStyle w:val="CommentText"/>
      </w:pPr>
      <w:r>
        <w:rPr>
          <w:rStyle w:val="CommentReference"/>
        </w:rPr>
        <w:annotationRef/>
      </w:r>
      <w:r>
        <w:t xml:space="preserve">Can this map highlight the 48 ecoregions with </w:t>
      </w:r>
      <w:proofErr w:type="gramStart"/>
      <w:r>
        <w:t>sufficient</w:t>
      </w:r>
      <w:proofErr w:type="gramEnd"/>
      <w:r>
        <w:t xml:space="preserve"> networks?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326A34" w15:done="0"/>
  <w15:commentEx w15:paraId="56E21E67" w15:done="0"/>
  <w15:commentEx w15:paraId="79D5AF5B" w15:done="0"/>
  <w15:commentEx w15:paraId="65AF3287" w15:done="0"/>
  <w15:commentEx w15:paraId="48517738" w15:done="0"/>
  <w15:commentEx w15:paraId="285A75BA" w15:done="0"/>
  <w15:commentEx w15:paraId="556C1DEC" w15:done="0"/>
  <w15:commentEx w15:paraId="3BAB0901" w15:done="0"/>
  <w15:commentEx w15:paraId="19D3D5A3" w15:done="0"/>
  <w15:commentEx w15:paraId="57996005" w15:done="0"/>
  <w15:commentEx w15:paraId="3167E0F4" w15:done="0"/>
  <w15:commentEx w15:paraId="3F0E0A02" w15:done="0"/>
  <w15:commentEx w15:paraId="68FEF023" w15:done="0"/>
  <w15:commentEx w15:paraId="7C5A11B6" w15:done="0"/>
  <w15:commentEx w15:paraId="3CBACFBE" w15:done="0"/>
  <w15:commentEx w15:paraId="1D6434EE" w15:done="0"/>
  <w15:commentEx w15:paraId="32272A0A" w15:done="0"/>
  <w15:commentEx w15:paraId="5FDC452B" w15:done="0"/>
  <w15:commentEx w15:paraId="71866AD5" w15:done="0"/>
  <w15:commentEx w15:paraId="2A06ACC6" w15:done="0"/>
  <w15:commentEx w15:paraId="13634065" w15:done="0"/>
  <w15:commentEx w15:paraId="256DD6C4" w15:done="0"/>
  <w15:commentEx w15:paraId="5CDA19A2" w15:done="0"/>
  <w15:commentEx w15:paraId="7B452BD6" w15:done="0"/>
  <w15:commentEx w15:paraId="6D0DC2A1" w15:done="0"/>
  <w15:commentEx w15:paraId="0B0747C3" w15:done="0"/>
  <w15:commentEx w15:paraId="7363EA5B" w15:paraIdParent="0B0747C3" w15:done="0"/>
  <w15:commentEx w15:paraId="0F1F9F30" w15:done="0"/>
  <w15:commentEx w15:paraId="762C4E89" w15:done="0"/>
  <w15:commentEx w15:paraId="548EE387" w15:done="0"/>
  <w15:commentEx w15:paraId="02DA7A9A" w15:done="0"/>
  <w15:commentEx w15:paraId="13F0FB74" w15:done="0"/>
  <w15:commentEx w15:paraId="676309AD" w15:done="0"/>
  <w15:commentEx w15:paraId="6871A2F5" w15:done="0"/>
  <w15:commentEx w15:paraId="2881A29D" w15:done="0"/>
  <w15:commentEx w15:paraId="798C1C05" w15:done="0"/>
  <w15:commentEx w15:paraId="374D4F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326A34" w16cid:durableId="21E26D3F"/>
  <w16cid:commentId w16cid:paraId="56E21E67" w16cid:durableId="21E3DB56"/>
  <w16cid:commentId w16cid:paraId="79D5AF5B" w16cid:durableId="21E26DD0"/>
  <w16cid:commentId w16cid:paraId="65AF3287" w16cid:durableId="22136178"/>
  <w16cid:commentId w16cid:paraId="48517738" w16cid:durableId="22135A30"/>
  <w16cid:commentId w16cid:paraId="285A75BA" w16cid:durableId="21E3D72B"/>
  <w16cid:commentId w16cid:paraId="556C1DEC" w16cid:durableId="21E27310"/>
  <w16cid:commentId w16cid:paraId="3BAB0901" w16cid:durableId="21E27370"/>
  <w16cid:commentId w16cid:paraId="19D3D5A3" w16cid:durableId="56CE1B58"/>
  <w16cid:commentId w16cid:paraId="57996005" w16cid:durableId="21E28979"/>
  <w16cid:commentId w16cid:paraId="3167E0F4" w16cid:durableId="21E29C96"/>
  <w16cid:commentId w16cid:paraId="3F0E0A02" w16cid:durableId="21E29D16"/>
  <w16cid:commentId w16cid:paraId="68FEF023" w16cid:durableId="21E2A43B"/>
  <w16cid:commentId w16cid:paraId="7C5A11B6" w16cid:durableId="21E2A10D"/>
  <w16cid:commentId w16cid:paraId="3CBACFBE" w16cid:durableId="21E2AB9E"/>
  <w16cid:commentId w16cid:paraId="1D6434EE" w16cid:durableId="21E3DA85"/>
  <w16cid:commentId w16cid:paraId="32272A0A" w16cid:durableId="21E3DC6C"/>
  <w16cid:commentId w16cid:paraId="5FDC452B" w16cid:durableId="21E3DBA7"/>
  <w16cid:commentId w16cid:paraId="71866AD5" w16cid:durableId="21E3EC80"/>
  <w16cid:commentId w16cid:paraId="2A06ACC6" w16cid:durableId="21E3EE70"/>
  <w16cid:commentId w16cid:paraId="13634065" w16cid:durableId="21E3E9D9"/>
  <w16cid:commentId w16cid:paraId="256DD6C4" w16cid:durableId="21E3DEDF"/>
  <w16cid:commentId w16cid:paraId="5CDA19A2" w16cid:durableId="21E3EAEF"/>
  <w16cid:commentId w16cid:paraId="7B452BD6" w16cid:durableId="21E3F4D1"/>
  <w16cid:commentId w16cid:paraId="6D0DC2A1" w16cid:durableId="21E3F30C"/>
  <w16cid:commentId w16cid:paraId="0B0747C3" w16cid:durableId="21E3F35F"/>
  <w16cid:commentId w16cid:paraId="7363EA5B" w16cid:durableId="21E3F360"/>
  <w16cid:commentId w16cid:paraId="0F1F9F30" w16cid:durableId="21E3F778"/>
  <w16cid:commentId w16cid:paraId="762C4E89" w16cid:durableId="21E3F6C1"/>
  <w16cid:commentId w16cid:paraId="548EE387" w16cid:durableId="21E3F810"/>
  <w16cid:commentId w16cid:paraId="02DA7A9A" w16cid:durableId="21E3F7CE"/>
  <w16cid:commentId w16cid:paraId="13F0FB74" w16cid:durableId="21E3F8E2"/>
  <w16cid:commentId w16cid:paraId="676309AD" w16cid:durableId="221361ED"/>
  <w16cid:commentId w16cid:paraId="6871A2F5" w16cid:durableId="221364FC"/>
  <w16cid:commentId w16cid:paraId="2881A29D" w16cid:durableId="21E26D11"/>
  <w16cid:commentId w16cid:paraId="798C1C05" w16cid:durableId="21E2BAC1"/>
  <w16cid:commentId w16cid:paraId="374D4F8F" w16cid:durableId="21E3DC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7579A" w14:textId="77777777" w:rsidR="003C0AD8" w:rsidRDefault="003C0AD8" w:rsidP="00674180">
      <w:pPr>
        <w:spacing w:line="240" w:lineRule="auto"/>
      </w:pPr>
      <w:r>
        <w:separator/>
      </w:r>
    </w:p>
  </w:endnote>
  <w:endnote w:type="continuationSeparator" w:id="0">
    <w:p w14:paraId="046123B5" w14:textId="77777777" w:rsidR="003C0AD8" w:rsidRDefault="003C0AD8" w:rsidP="00674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2BC14" w14:textId="77777777" w:rsidR="003C0AD8" w:rsidRDefault="003C0AD8" w:rsidP="00674180">
      <w:pPr>
        <w:spacing w:line="240" w:lineRule="auto"/>
      </w:pPr>
      <w:r>
        <w:separator/>
      </w:r>
    </w:p>
  </w:footnote>
  <w:footnote w:type="continuationSeparator" w:id="0">
    <w:p w14:paraId="310370A0" w14:textId="77777777" w:rsidR="003C0AD8" w:rsidRDefault="003C0AD8" w:rsidP="00674180">
      <w:pPr>
        <w:spacing w:line="240" w:lineRule="auto"/>
      </w:pPr>
      <w:r>
        <w:continuationSeparator/>
      </w:r>
    </w:p>
  </w:footnote>
  <w:footnote w:id="1">
    <w:p w14:paraId="58600CBC" w14:textId="4F4B9B70" w:rsidR="005F0351" w:rsidRPr="000062D6" w:rsidRDefault="005F0351" w:rsidP="00F42F34">
      <w:pPr>
        <w:pStyle w:val="FootnoteText"/>
        <w:rPr>
          <w:lang w:val="en-US"/>
        </w:rPr>
      </w:pPr>
      <w:r>
        <w:rPr>
          <w:rStyle w:val="FootnoteReference"/>
        </w:rPr>
        <w:footnoteRef/>
      </w:r>
      <w:r>
        <w:t xml:space="preserve"> D</w:t>
      </w:r>
      <w:r w:rsidRPr="000062D6">
        <w:t xml:space="preserve">ata </w:t>
      </w:r>
      <w:r>
        <w:t>and</w:t>
      </w:r>
      <w:r w:rsidRPr="000062D6">
        <w:t xml:space="preserve"> report</w:t>
      </w:r>
      <w:r>
        <w:t xml:space="preserve"> for songbirds:</w:t>
      </w:r>
      <w:r w:rsidRPr="000062D6">
        <w:t xml:space="preserve"> </w:t>
      </w:r>
      <w:ins w:id="16" w:author="kim" w:date="2020-02-04T11:38:00Z">
        <w:r>
          <w:fldChar w:fldCharType="begin"/>
        </w:r>
        <w:r>
          <w:instrText xml:space="preserve"> HYPERLINK "</w:instrText>
        </w:r>
      </w:ins>
      <w:r w:rsidRPr="00D60127">
        <w:rPr>
          <w:rPrChange w:id="17" w:author="kim" w:date="2020-02-04T11:38:00Z">
            <w:rPr>
              <w:rStyle w:val="Hyperlink"/>
            </w:rPr>
          </w:rPrChange>
        </w:rPr>
        <w:instrText>https://zenodo.org/search?page=1&amp;size=20&amp;q=Stralberg</w:instrText>
      </w:r>
      <w:ins w:id="18" w:author="kim" w:date="2020-02-04T11:38:00Z">
        <w:r>
          <w:instrText xml:space="preserve">" </w:instrText>
        </w:r>
        <w:r>
          <w:fldChar w:fldCharType="separate"/>
        </w:r>
      </w:ins>
      <w:r w:rsidRPr="00D60127">
        <w:rPr>
          <w:rStyle w:val="Hyperlink"/>
        </w:rPr>
        <w:t>https://zenodo.org/search?page=1&amp;size=20&amp;q=Stralberg</w:t>
      </w:r>
      <w:ins w:id="19" w:author="kim" w:date="2020-02-04T11:38:00Z">
        <w:r>
          <w:fldChar w:fldCharType="end"/>
        </w:r>
      </w:ins>
    </w:p>
  </w:footnote>
  <w:footnote w:id="2">
    <w:p w14:paraId="09F57BA3" w14:textId="77777777" w:rsidR="005F0351" w:rsidRPr="00300101" w:rsidDel="00D60127" w:rsidRDefault="005F0351" w:rsidP="00F60C25">
      <w:pPr>
        <w:pStyle w:val="FootnoteText"/>
        <w:rPr>
          <w:ins w:id="99" w:author="kim" w:date="2020-02-03T13:45:00Z"/>
          <w:del w:id="100" w:author="kim" w:date="2020-02-04T11:38:00Z"/>
          <w:lang w:val="en-US"/>
        </w:rPr>
      </w:pPr>
      <w:ins w:id="101" w:author="kim" w:date="2020-02-03T13:45:00Z">
        <w:del w:id="102" w:author="kim" w:date="2020-02-04T11:38:00Z">
          <w:r w:rsidDel="00D60127">
            <w:rPr>
              <w:rStyle w:val="FootnoteReference"/>
            </w:rPr>
            <w:footnoteRef/>
          </w:r>
          <w:r w:rsidDel="00D60127">
            <w:delText xml:space="preserve"> </w:delText>
          </w:r>
          <w:r w:rsidDel="00D60127">
            <w:fldChar w:fldCharType="begin"/>
          </w:r>
          <w:r w:rsidDel="00D60127">
            <w:delInstrText xml:space="preserve"> HYPERLINK "https://www.allaboutbirds.org/" </w:delInstrText>
          </w:r>
          <w:r w:rsidDel="00D60127">
            <w:fldChar w:fldCharType="separate"/>
          </w:r>
          <w:r w:rsidDel="00D60127">
            <w:rPr>
              <w:rStyle w:val="Hyperlink"/>
            </w:rPr>
            <w:delText>https://www.allaboutbirds.org/</w:delText>
          </w:r>
          <w:r w:rsidDel="00D60127">
            <w:rPr>
              <w:rStyle w:val="Hyperlink"/>
            </w:rPr>
            <w:fldChar w:fldCharType="end"/>
          </w:r>
        </w:del>
      </w:ins>
    </w:p>
  </w:footnote>
  <w:footnote w:id="3">
    <w:p w14:paraId="48AFF76D" w14:textId="6528629B" w:rsidR="005F0351" w:rsidRPr="00300101" w:rsidDel="00251DDE" w:rsidRDefault="005F0351">
      <w:pPr>
        <w:pStyle w:val="FootnoteText"/>
        <w:rPr>
          <w:del w:id="320" w:author="kim" w:date="2020-02-03T14:00:00Z"/>
          <w:lang w:val="en-US"/>
        </w:rPr>
      </w:pPr>
      <w:del w:id="321" w:author="kim" w:date="2020-02-03T14:00:00Z">
        <w:r w:rsidDel="00251DDE">
          <w:rPr>
            <w:rStyle w:val="FootnoteReference"/>
          </w:rPr>
          <w:footnoteRef/>
        </w:r>
        <w:r w:rsidDel="00251DDE">
          <w:delText xml:space="preserve"> </w:delText>
        </w:r>
        <w:r w:rsidDel="00251DDE">
          <w:fldChar w:fldCharType="begin"/>
        </w:r>
        <w:r w:rsidDel="00251DDE">
          <w:delInstrText xml:space="preserve"> HYPERLINK "https://www.allaboutbirds.org/" </w:delInstrText>
        </w:r>
        <w:r w:rsidDel="00251DDE">
          <w:fldChar w:fldCharType="separate"/>
        </w:r>
        <w:r w:rsidDel="00251DDE">
          <w:rPr>
            <w:rStyle w:val="Hyperlink"/>
          </w:rPr>
          <w:delText>https://www.allaboutbirds.org/</w:delText>
        </w:r>
        <w:r w:rsidDel="00251DDE">
          <w:rPr>
            <w:rStyle w:val="Hyperlink"/>
          </w:rPr>
          <w:fldChar w:fldCharType="end"/>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90FEC"/>
    <w:multiLevelType w:val="hybridMultilevel"/>
    <w:tmpl w:val="377E5C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EB4A04"/>
    <w:multiLevelType w:val="hybridMultilevel"/>
    <w:tmpl w:val="E7B0D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B4AB1"/>
    <w:multiLevelType w:val="hybridMultilevel"/>
    <w:tmpl w:val="595EC8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715539"/>
    <w:multiLevelType w:val="hybridMultilevel"/>
    <w:tmpl w:val="4FFE31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67055B6"/>
    <w:multiLevelType w:val="hybridMultilevel"/>
    <w:tmpl w:val="0D0A99EE"/>
    <w:lvl w:ilvl="0" w:tplc="1008747A">
      <w:numFmt w:val="bullet"/>
      <w:lvlText w:val="-"/>
      <w:lvlJc w:val="left"/>
      <w:pPr>
        <w:ind w:left="465" w:hanging="360"/>
      </w:pPr>
      <w:rPr>
        <w:rFonts w:ascii="Calibri" w:eastAsiaTheme="minorHAnsi" w:hAnsi="Calibri" w:cs="Calibri" w:hint="default"/>
      </w:rPr>
    </w:lvl>
    <w:lvl w:ilvl="1" w:tplc="10090003" w:tentative="1">
      <w:start w:val="1"/>
      <w:numFmt w:val="bullet"/>
      <w:lvlText w:val="o"/>
      <w:lvlJc w:val="left"/>
      <w:pPr>
        <w:ind w:left="1185" w:hanging="360"/>
      </w:pPr>
      <w:rPr>
        <w:rFonts w:ascii="Courier New" w:hAnsi="Courier New" w:cs="Courier New" w:hint="default"/>
      </w:rPr>
    </w:lvl>
    <w:lvl w:ilvl="2" w:tplc="10090005" w:tentative="1">
      <w:start w:val="1"/>
      <w:numFmt w:val="bullet"/>
      <w:lvlText w:val=""/>
      <w:lvlJc w:val="left"/>
      <w:pPr>
        <w:ind w:left="1905" w:hanging="360"/>
      </w:pPr>
      <w:rPr>
        <w:rFonts w:ascii="Wingdings" w:hAnsi="Wingdings" w:hint="default"/>
      </w:rPr>
    </w:lvl>
    <w:lvl w:ilvl="3" w:tplc="10090001" w:tentative="1">
      <w:start w:val="1"/>
      <w:numFmt w:val="bullet"/>
      <w:lvlText w:val=""/>
      <w:lvlJc w:val="left"/>
      <w:pPr>
        <w:ind w:left="2625" w:hanging="360"/>
      </w:pPr>
      <w:rPr>
        <w:rFonts w:ascii="Symbol" w:hAnsi="Symbol" w:hint="default"/>
      </w:rPr>
    </w:lvl>
    <w:lvl w:ilvl="4" w:tplc="10090003" w:tentative="1">
      <w:start w:val="1"/>
      <w:numFmt w:val="bullet"/>
      <w:lvlText w:val="o"/>
      <w:lvlJc w:val="left"/>
      <w:pPr>
        <w:ind w:left="3345" w:hanging="360"/>
      </w:pPr>
      <w:rPr>
        <w:rFonts w:ascii="Courier New" w:hAnsi="Courier New" w:cs="Courier New" w:hint="default"/>
      </w:rPr>
    </w:lvl>
    <w:lvl w:ilvl="5" w:tplc="10090005" w:tentative="1">
      <w:start w:val="1"/>
      <w:numFmt w:val="bullet"/>
      <w:lvlText w:val=""/>
      <w:lvlJc w:val="left"/>
      <w:pPr>
        <w:ind w:left="4065" w:hanging="360"/>
      </w:pPr>
      <w:rPr>
        <w:rFonts w:ascii="Wingdings" w:hAnsi="Wingdings" w:hint="default"/>
      </w:rPr>
    </w:lvl>
    <w:lvl w:ilvl="6" w:tplc="10090001" w:tentative="1">
      <w:start w:val="1"/>
      <w:numFmt w:val="bullet"/>
      <w:lvlText w:val=""/>
      <w:lvlJc w:val="left"/>
      <w:pPr>
        <w:ind w:left="4785" w:hanging="360"/>
      </w:pPr>
      <w:rPr>
        <w:rFonts w:ascii="Symbol" w:hAnsi="Symbol" w:hint="default"/>
      </w:rPr>
    </w:lvl>
    <w:lvl w:ilvl="7" w:tplc="10090003" w:tentative="1">
      <w:start w:val="1"/>
      <w:numFmt w:val="bullet"/>
      <w:lvlText w:val="o"/>
      <w:lvlJc w:val="left"/>
      <w:pPr>
        <w:ind w:left="5505" w:hanging="360"/>
      </w:pPr>
      <w:rPr>
        <w:rFonts w:ascii="Courier New" w:hAnsi="Courier New" w:cs="Courier New" w:hint="default"/>
      </w:rPr>
    </w:lvl>
    <w:lvl w:ilvl="8" w:tplc="10090005" w:tentative="1">
      <w:start w:val="1"/>
      <w:numFmt w:val="bullet"/>
      <w:lvlText w:val=""/>
      <w:lvlJc w:val="left"/>
      <w:pPr>
        <w:ind w:left="6225" w:hanging="360"/>
      </w:pPr>
      <w:rPr>
        <w:rFonts w:ascii="Wingdings" w:hAnsi="Wingdings" w:hint="default"/>
      </w:rPr>
    </w:lvl>
  </w:abstractNum>
  <w:abstractNum w:abstractNumId="5" w15:restartNumberingAfterBreak="0">
    <w:nsid w:val="31D73DA5"/>
    <w:multiLevelType w:val="hybridMultilevel"/>
    <w:tmpl w:val="41523AC4"/>
    <w:lvl w:ilvl="0" w:tplc="10090001">
      <w:start w:val="1"/>
      <w:numFmt w:val="bullet"/>
      <w:lvlText w:val=""/>
      <w:lvlJc w:val="left"/>
      <w:pPr>
        <w:ind w:left="465" w:hanging="360"/>
      </w:pPr>
      <w:rPr>
        <w:rFonts w:ascii="Symbol" w:hAnsi="Symbol" w:hint="default"/>
      </w:rPr>
    </w:lvl>
    <w:lvl w:ilvl="1" w:tplc="10090003" w:tentative="1">
      <w:start w:val="1"/>
      <w:numFmt w:val="bullet"/>
      <w:lvlText w:val="o"/>
      <w:lvlJc w:val="left"/>
      <w:pPr>
        <w:ind w:left="1185" w:hanging="360"/>
      </w:pPr>
      <w:rPr>
        <w:rFonts w:ascii="Courier New" w:hAnsi="Courier New" w:cs="Courier New" w:hint="default"/>
      </w:rPr>
    </w:lvl>
    <w:lvl w:ilvl="2" w:tplc="10090005" w:tentative="1">
      <w:start w:val="1"/>
      <w:numFmt w:val="bullet"/>
      <w:lvlText w:val=""/>
      <w:lvlJc w:val="left"/>
      <w:pPr>
        <w:ind w:left="1905" w:hanging="360"/>
      </w:pPr>
      <w:rPr>
        <w:rFonts w:ascii="Wingdings" w:hAnsi="Wingdings" w:hint="default"/>
      </w:rPr>
    </w:lvl>
    <w:lvl w:ilvl="3" w:tplc="10090001" w:tentative="1">
      <w:start w:val="1"/>
      <w:numFmt w:val="bullet"/>
      <w:lvlText w:val=""/>
      <w:lvlJc w:val="left"/>
      <w:pPr>
        <w:ind w:left="2625" w:hanging="360"/>
      </w:pPr>
      <w:rPr>
        <w:rFonts w:ascii="Symbol" w:hAnsi="Symbol" w:hint="default"/>
      </w:rPr>
    </w:lvl>
    <w:lvl w:ilvl="4" w:tplc="10090003" w:tentative="1">
      <w:start w:val="1"/>
      <w:numFmt w:val="bullet"/>
      <w:lvlText w:val="o"/>
      <w:lvlJc w:val="left"/>
      <w:pPr>
        <w:ind w:left="3345" w:hanging="360"/>
      </w:pPr>
      <w:rPr>
        <w:rFonts w:ascii="Courier New" w:hAnsi="Courier New" w:cs="Courier New" w:hint="default"/>
      </w:rPr>
    </w:lvl>
    <w:lvl w:ilvl="5" w:tplc="10090005" w:tentative="1">
      <w:start w:val="1"/>
      <w:numFmt w:val="bullet"/>
      <w:lvlText w:val=""/>
      <w:lvlJc w:val="left"/>
      <w:pPr>
        <w:ind w:left="4065" w:hanging="360"/>
      </w:pPr>
      <w:rPr>
        <w:rFonts w:ascii="Wingdings" w:hAnsi="Wingdings" w:hint="default"/>
      </w:rPr>
    </w:lvl>
    <w:lvl w:ilvl="6" w:tplc="10090001" w:tentative="1">
      <w:start w:val="1"/>
      <w:numFmt w:val="bullet"/>
      <w:lvlText w:val=""/>
      <w:lvlJc w:val="left"/>
      <w:pPr>
        <w:ind w:left="4785" w:hanging="360"/>
      </w:pPr>
      <w:rPr>
        <w:rFonts w:ascii="Symbol" w:hAnsi="Symbol" w:hint="default"/>
      </w:rPr>
    </w:lvl>
    <w:lvl w:ilvl="7" w:tplc="10090003" w:tentative="1">
      <w:start w:val="1"/>
      <w:numFmt w:val="bullet"/>
      <w:lvlText w:val="o"/>
      <w:lvlJc w:val="left"/>
      <w:pPr>
        <w:ind w:left="5505" w:hanging="360"/>
      </w:pPr>
      <w:rPr>
        <w:rFonts w:ascii="Courier New" w:hAnsi="Courier New" w:cs="Courier New" w:hint="default"/>
      </w:rPr>
    </w:lvl>
    <w:lvl w:ilvl="8" w:tplc="10090005" w:tentative="1">
      <w:start w:val="1"/>
      <w:numFmt w:val="bullet"/>
      <w:lvlText w:val=""/>
      <w:lvlJc w:val="left"/>
      <w:pPr>
        <w:ind w:left="6225" w:hanging="360"/>
      </w:pPr>
      <w:rPr>
        <w:rFonts w:ascii="Wingdings" w:hAnsi="Wingdings" w:hint="default"/>
      </w:rPr>
    </w:lvl>
  </w:abstractNum>
  <w:abstractNum w:abstractNumId="6" w15:restartNumberingAfterBreak="0">
    <w:nsid w:val="3C386069"/>
    <w:multiLevelType w:val="hybridMultilevel"/>
    <w:tmpl w:val="CB9828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DCC7302"/>
    <w:multiLevelType w:val="hybridMultilevel"/>
    <w:tmpl w:val="BF0E17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4552EBA"/>
    <w:multiLevelType w:val="hybridMultilevel"/>
    <w:tmpl w:val="9C1C73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C2033E0"/>
    <w:multiLevelType w:val="hybridMultilevel"/>
    <w:tmpl w:val="B6706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D592621"/>
    <w:multiLevelType w:val="hybridMultilevel"/>
    <w:tmpl w:val="D7CC3F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87300B6"/>
    <w:multiLevelType w:val="hybridMultilevel"/>
    <w:tmpl w:val="E8AA64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0C416BE"/>
    <w:multiLevelType w:val="hybridMultilevel"/>
    <w:tmpl w:val="494A31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9"/>
  </w:num>
  <w:num w:numId="4">
    <w:abstractNumId w:val="12"/>
  </w:num>
  <w:num w:numId="5">
    <w:abstractNumId w:val="2"/>
  </w:num>
  <w:num w:numId="6">
    <w:abstractNumId w:val="11"/>
  </w:num>
  <w:num w:numId="7">
    <w:abstractNumId w:val="3"/>
  </w:num>
  <w:num w:numId="8">
    <w:abstractNumId w:val="4"/>
  </w:num>
  <w:num w:numId="9">
    <w:abstractNumId w:val="5"/>
  </w:num>
  <w:num w:numId="10">
    <w:abstractNumId w:val="6"/>
  </w:num>
  <w:num w:numId="11">
    <w:abstractNumId w:val="0"/>
  </w:num>
  <w:num w:numId="12">
    <w:abstractNumId w:val="8"/>
  </w:num>
  <w:num w:numId="13">
    <w:abstractNumId w:val="7"/>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m">
    <w15:presenceInfo w15:providerId="Windows Live" w15:userId="35a5be4573638026"/>
  </w15:person>
  <w15:person w15:author="kim [2]">
    <w15:presenceInfo w15:providerId="Windows Live" w15:userId="35a5be4573638026"/>
  </w15:person>
  <w15:person w15:author="kim [3]">
    <w15:presenceInfo w15:providerId="Windows Live" w15:userId="35a5be4573638026"/>
  </w15:person>
  <w15:person w15:author="kim [4]">
    <w15:presenceInfo w15:providerId="Windows Live" w15:userId="35a5be4573638026"/>
  </w15:person>
  <w15:person w15:author="kim [5]">
    <w15:presenceInfo w15:providerId="Windows Live" w15:userId="35a5be45736380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1E"/>
    <w:rsid w:val="00000793"/>
    <w:rsid w:val="000018A3"/>
    <w:rsid w:val="00002CAF"/>
    <w:rsid w:val="00002E2B"/>
    <w:rsid w:val="00003357"/>
    <w:rsid w:val="00004658"/>
    <w:rsid w:val="00005FE6"/>
    <w:rsid w:val="000062D6"/>
    <w:rsid w:val="00006436"/>
    <w:rsid w:val="0000788D"/>
    <w:rsid w:val="0001167E"/>
    <w:rsid w:val="00011FD1"/>
    <w:rsid w:val="00014B8F"/>
    <w:rsid w:val="00022375"/>
    <w:rsid w:val="00023AFB"/>
    <w:rsid w:val="0002445B"/>
    <w:rsid w:val="000264F8"/>
    <w:rsid w:val="00030759"/>
    <w:rsid w:val="00030994"/>
    <w:rsid w:val="000309DF"/>
    <w:rsid w:val="00030C6E"/>
    <w:rsid w:val="000310C9"/>
    <w:rsid w:val="00034DB2"/>
    <w:rsid w:val="000359DD"/>
    <w:rsid w:val="00037C2B"/>
    <w:rsid w:val="000400DA"/>
    <w:rsid w:val="00040342"/>
    <w:rsid w:val="00041DFA"/>
    <w:rsid w:val="00043817"/>
    <w:rsid w:val="0004391F"/>
    <w:rsid w:val="000464CD"/>
    <w:rsid w:val="00046824"/>
    <w:rsid w:val="000516FF"/>
    <w:rsid w:val="00052D6B"/>
    <w:rsid w:val="00053616"/>
    <w:rsid w:val="00053825"/>
    <w:rsid w:val="00054882"/>
    <w:rsid w:val="00057D97"/>
    <w:rsid w:val="00061DBB"/>
    <w:rsid w:val="00062020"/>
    <w:rsid w:val="000636CC"/>
    <w:rsid w:val="0006630C"/>
    <w:rsid w:val="000668F2"/>
    <w:rsid w:val="00070539"/>
    <w:rsid w:val="000721C7"/>
    <w:rsid w:val="00073802"/>
    <w:rsid w:val="00076D1F"/>
    <w:rsid w:val="000806DE"/>
    <w:rsid w:val="00082082"/>
    <w:rsid w:val="000826CB"/>
    <w:rsid w:val="00083FA7"/>
    <w:rsid w:val="0008799E"/>
    <w:rsid w:val="00087BD3"/>
    <w:rsid w:val="00090CD4"/>
    <w:rsid w:val="00091F3A"/>
    <w:rsid w:val="00093212"/>
    <w:rsid w:val="00094F30"/>
    <w:rsid w:val="000957BB"/>
    <w:rsid w:val="00096770"/>
    <w:rsid w:val="00096B1D"/>
    <w:rsid w:val="00096B38"/>
    <w:rsid w:val="000971DD"/>
    <w:rsid w:val="00097501"/>
    <w:rsid w:val="00097B43"/>
    <w:rsid w:val="000A0527"/>
    <w:rsid w:val="000A11D7"/>
    <w:rsid w:val="000A2035"/>
    <w:rsid w:val="000A2210"/>
    <w:rsid w:val="000A2A37"/>
    <w:rsid w:val="000A2AF3"/>
    <w:rsid w:val="000A2F23"/>
    <w:rsid w:val="000A44C6"/>
    <w:rsid w:val="000A760A"/>
    <w:rsid w:val="000B16D0"/>
    <w:rsid w:val="000B298B"/>
    <w:rsid w:val="000B32C1"/>
    <w:rsid w:val="000B4073"/>
    <w:rsid w:val="000B6DAF"/>
    <w:rsid w:val="000C28A7"/>
    <w:rsid w:val="000C2937"/>
    <w:rsid w:val="000C7437"/>
    <w:rsid w:val="000C7A9E"/>
    <w:rsid w:val="000D1AFD"/>
    <w:rsid w:val="000D3A6C"/>
    <w:rsid w:val="000D433D"/>
    <w:rsid w:val="000D7661"/>
    <w:rsid w:val="000E0215"/>
    <w:rsid w:val="000E14E2"/>
    <w:rsid w:val="000E2289"/>
    <w:rsid w:val="000E25D0"/>
    <w:rsid w:val="000E27AF"/>
    <w:rsid w:val="000E35F0"/>
    <w:rsid w:val="000E4428"/>
    <w:rsid w:val="000E6914"/>
    <w:rsid w:val="000E6C83"/>
    <w:rsid w:val="000F0D73"/>
    <w:rsid w:val="000F3368"/>
    <w:rsid w:val="000F3A74"/>
    <w:rsid w:val="000F4C9A"/>
    <w:rsid w:val="000F58D0"/>
    <w:rsid w:val="000F5A61"/>
    <w:rsid w:val="000F6204"/>
    <w:rsid w:val="000F63D9"/>
    <w:rsid w:val="000F6A2C"/>
    <w:rsid w:val="000F6B39"/>
    <w:rsid w:val="000F7E8A"/>
    <w:rsid w:val="00102938"/>
    <w:rsid w:val="00102B2A"/>
    <w:rsid w:val="00102FF6"/>
    <w:rsid w:val="001032B3"/>
    <w:rsid w:val="00105083"/>
    <w:rsid w:val="00105588"/>
    <w:rsid w:val="001069FB"/>
    <w:rsid w:val="00107283"/>
    <w:rsid w:val="001105CA"/>
    <w:rsid w:val="001108EB"/>
    <w:rsid w:val="00110935"/>
    <w:rsid w:val="00111214"/>
    <w:rsid w:val="00111DBC"/>
    <w:rsid w:val="001153A3"/>
    <w:rsid w:val="001177B7"/>
    <w:rsid w:val="001208D3"/>
    <w:rsid w:val="001215B1"/>
    <w:rsid w:val="0012187C"/>
    <w:rsid w:val="00121960"/>
    <w:rsid w:val="00121A8B"/>
    <w:rsid w:val="00121ED8"/>
    <w:rsid w:val="00122A7A"/>
    <w:rsid w:val="00123534"/>
    <w:rsid w:val="00123F2E"/>
    <w:rsid w:val="0012663E"/>
    <w:rsid w:val="001304D2"/>
    <w:rsid w:val="00130954"/>
    <w:rsid w:val="00132AF4"/>
    <w:rsid w:val="0013400B"/>
    <w:rsid w:val="00136C82"/>
    <w:rsid w:val="0014087F"/>
    <w:rsid w:val="0014228C"/>
    <w:rsid w:val="001431C8"/>
    <w:rsid w:val="00143B36"/>
    <w:rsid w:val="00145A1E"/>
    <w:rsid w:val="0014657A"/>
    <w:rsid w:val="00147261"/>
    <w:rsid w:val="00155808"/>
    <w:rsid w:val="001576F4"/>
    <w:rsid w:val="001618EA"/>
    <w:rsid w:val="00162A10"/>
    <w:rsid w:val="0016348E"/>
    <w:rsid w:val="00163E3F"/>
    <w:rsid w:val="0016469C"/>
    <w:rsid w:val="001651FA"/>
    <w:rsid w:val="00170AFE"/>
    <w:rsid w:val="00171AE3"/>
    <w:rsid w:val="001755C8"/>
    <w:rsid w:val="001758D5"/>
    <w:rsid w:val="00176296"/>
    <w:rsid w:val="001763B1"/>
    <w:rsid w:val="001776A2"/>
    <w:rsid w:val="00177710"/>
    <w:rsid w:val="00182149"/>
    <w:rsid w:val="00184931"/>
    <w:rsid w:val="00186904"/>
    <w:rsid w:val="001873C2"/>
    <w:rsid w:val="00191853"/>
    <w:rsid w:val="0019279F"/>
    <w:rsid w:val="00194286"/>
    <w:rsid w:val="00194365"/>
    <w:rsid w:val="00195064"/>
    <w:rsid w:val="001A1797"/>
    <w:rsid w:val="001A336C"/>
    <w:rsid w:val="001A3961"/>
    <w:rsid w:val="001A54E9"/>
    <w:rsid w:val="001A6428"/>
    <w:rsid w:val="001A6FA9"/>
    <w:rsid w:val="001B1395"/>
    <w:rsid w:val="001B1A14"/>
    <w:rsid w:val="001B1CAF"/>
    <w:rsid w:val="001B38C0"/>
    <w:rsid w:val="001B3B0A"/>
    <w:rsid w:val="001B673C"/>
    <w:rsid w:val="001B750A"/>
    <w:rsid w:val="001B7B38"/>
    <w:rsid w:val="001C1035"/>
    <w:rsid w:val="001C33FB"/>
    <w:rsid w:val="001C425F"/>
    <w:rsid w:val="001C72B7"/>
    <w:rsid w:val="001C7634"/>
    <w:rsid w:val="001D1DA7"/>
    <w:rsid w:val="001D2C13"/>
    <w:rsid w:val="001D3970"/>
    <w:rsid w:val="001D4495"/>
    <w:rsid w:val="001D5B45"/>
    <w:rsid w:val="001D6AA9"/>
    <w:rsid w:val="001E1793"/>
    <w:rsid w:val="001E39C4"/>
    <w:rsid w:val="001E47B6"/>
    <w:rsid w:val="001E67F5"/>
    <w:rsid w:val="001E691C"/>
    <w:rsid w:val="001F5191"/>
    <w:rsid w:val="001F6A81"/>
    <w:rsid w:val="002000E0"/>
    <w:rsid w:val="0020055A"/>
    <w:rsid w:val="00204CF3"/>
    <w:rsid w:val="002052EE"/>
    <w:rsid w:val="00206C0B"/>
    <w:rsid w:val="0021195E"/>
    <w:rsid w:val="00213E6C"/>
    <w:rsid w:val="002158C9"/>
    <w:rsid w:val="00215AFA"/>
    <w:rsid w:val="00222AEE"/>
    <w:rsid w:val="00222FBF"/>
    <w:rsid w:val="002253CC"/>
    <w:rsid w:val="00226095"/>
    <w:rsid w:val="002261CB"/>
    <w:rsid w:val="00226A3B"/>
    <w:rsid w:val="002311CD"/>
    <w:rsid w:val="0023369F"/>
    <w:rsid w:val="00241D4D"/>
    <w:rsid w:val="00243EE5"/>
    <w:rsid w:val="00243F6D"/>
    <w:rsid w:val="002444BD"/>
    <w:rsid w:val="00247CDE"/>
    <w:rsid w:val="00250B3C"/>
    <w:rsid w:val="00251DDE"/>
    <w:rsid w:val="00253AF0"/>
    <w:rsid w:val="00255510"/>
    <w:rsid w:val="0025554B"/>
    <w:rsid w:val="0025586E"/>
    <w:rsid w:val="00255D46"/>
    <w:rsid w:val="00255FD2"/>
    <w:rsid w:val="002637C7"/>
    <w:rsid w:val="00265732"/>
    <w:rsid w:val="00266CD7"/>
    <w:rsid w:val="00266E77"/>
    <w:rsid w:val="00273FE8"/>
    <w:rsid w:val="00274E02"/>
    <w:rsid w:val="0027528F"/>
    <w:rsid w:val="00277A89"/>
    <w:rsid w:val="0028249C"/>
    <w:rsid w:val="002826A6"/>
    <w:rsid w:val="00282FA4"/>
    <w:rsid w:val="0028398B"/>
    <w:rsid w:val="00284ACC"/>
    <w:rsid w:val="00284E3C"/>
    <w:rsid w:val="00285BC1"/>
    <w:rsid w:val="00287076"/>
    <w:rsid w:val="0028726C"/>
    <w:rsid w:val="0029175D"/>
    <w:rsid w:val="00291AB1"/>
    <w:rsid w:val="002926EA"/>
    <w:rsid w:val="002950C7"/>
    <w:rsid w:val="0029742E"/>
    <w:rsid w:val="002A150E"/>
    <w:rsid w:val="002A293F"/>
    <w:rsid w:val="002A2DB9"/>
    <w:rsid w:val="002A341D"/>
    <w:rsid w:val="002A4FD5"/>
    <w:rsid w:val="002A69A4"/>
    <w:rsid w:val="002A7461"/>
    <w:rsid w:val="002A7952"/>
    <w:rsid w:val="002A7980"/>
    <w:rsid w:val="002A7DEA"/>
    <w:rsid w:val="002B019C"/>
    <w:rsid w:val="002B0D9F"/>
    <w:rsid w:val="002B2282"/>
    <w:rsid w:val="002B3F79"/>
    <w:rsid w:val="002B4B63"/>
    <w:rsid w:val="002B6FD2"/>
    <w:rsid w:val="002B777E"/>
    <w:rsid w:val="002C1A5C"/>
    <w:rsid w:val="002C5A59"/>
    <w:rsid w:val="002C6237"/>
    <w:rsid w:val="002C686E"/>
    <w:rsid w:val="002C7A1E"/>
    <w:rsid w:val="002D080C"/>
    <w:rsid w:val="002D10D6"/>
    <w:rsid w:val="002D2DB4"/>
    <w:rsid w:val="002D399A"/>
    <w:rsid w:val="002D3C92"/>
    <w:rsid w:val="002D4128"/>
    <w:rsid w:val="002D451A"/>
    <w:rsid w:val="002D5803"/>
    <w:rsid w:val="002D5806"/>
    <w:rsid w:val="002D58AB"/>
    <w:rsid w:val="002D78D4"/>
    <w:rsid w:val="002D7C3A"/>
    <w:rsid w:val="002E03A2"/>
    <w:rsid w:val="002E100C"/>
    <w:rsid w:val="002E2998"/>
    <w:rsid w:val="002E454E"/>
    <w:rsid w:val="002E4727"/>
    <w:rsid w:val="002E4C60"/>
    <w:rsid w:val="002E52CE"/>
    <w:rsid w:val="002E53C5"/>
    <w:rsid w:val="002E6119"/>
    <w:rsid w:val="002F0EFF"/>
    <w:rsid w:val="002F56F2"/>
    <w:rsid w:val="002F7DC6"/>
    <w:rsid w:val="00300101"/>
    <w:rsid w:val="00300DD8"/>
    <w:rsid w:val="00301D40"/>
    <w:rsid w:val="0030222A"/>
    <w:rsid w:val="00302D0D"/>
    <w:rsid w:val="00303C94"/>
    <w:rsid w:val="003045C2"/>
    <w:rsid w:val="0030673A"/>
    <w:rsid w:val="003114BC"/>
    <w:rsid w:val="0031243E"/>
    <w:rsid w:val="00312A97"/>
    <w:rsid w:val="00312BCF"/>
    <w:rsid w:val="00312D4D"/>
    <w:rsid w:val="00315573"/>
    <w:rsid w:val="00315D03"/>
    <w:rsid w:val="003161EA"/>
    <w:rsid w:val="00321E01"/>
    <w:rsid w:val="00323A17"/>
    <w:rsid w:val="00324187"/>
    <w:rsid w:val="003247BD"/>
    <w:rsid w:val="00324969"/>
    <w:rsid w:val="003251AD"/>
    <w:rsid w:val="00325792"/>
    <w:rsid w:val="00327542"/>
    <w:rsid w:val="0033093C"/>
    <w:rsid w:val="00330D99"/>
    <w:rsid w:val="003325E3"/>
    <w:rsid w:val="00332A30"/>
    <w:rsid w:val="00334AC1"/>
    <w:rsid w:val="00334CDF"/>
    <w:rsid w:val="00336ECA"/>
    <w:rsid w:val="003374D4"/>
    <w:rsid w:val="003377C3"/>
    <w:rsid w:val="003417AB"/>
    <w:rsid w:val="003419C1"/>
    <w:rsid w:val="003424FD"/>
    <w:rsid w:val="00343D7B"/>
    <w:rsid w:val="00347217"/>
    <w:rsid w:val="003519AD"/>
    <w:rsid w:val="0035402E"/>
    <w:rsid w:val="0035478A"/>
    <w:rsid w:val="003612B5"/>
    <w:rsid w:val="00363936"/>
    <w:rsid w:val="003707DB"/>
    <w:rsid w:val="00371F1C"/>
    <w:rsid w:val="003741A7"/>
    <w:rsid w:val="0037638F"/>
    <w:rsid w:val="00376A04"/>
    <w:rsid w:val="00377D59"/>
    <w:rsid w:val="00380D51"/>
    <w:rsid w:val="003833C9"/>
    <w:rsid w:val="0038377B"/>
    <w:rsid w:val="00384DB1"/>
    <w:rsid w:val="00384FE6"/>
    <w:rsid w:val="00387C14"/>
    <w:rsid w:val="0039215B"/>
    <w:rsid w:val="003935BD"/>
    <w:rsid w:val="00395DED"/>
    <w:rsid w:val="0039710E"/>
    <w:rsid w:val="003976A1"/>
    <w:rsid w:val="003A0FEF"/>
    <w:rsid w:val="003A15F4"/>
    <w:rsid w:val="003A1AA9"/>
    <w:rsid w:val="003A2F35"/>
    <w:rsid w:val="003A330F"/>
    <w:rsid w:val="003A4E04"/>
    <w:rsid w:val="003A61DC"/>
    <w:rsid w:val="003A681C"/>
    <w:rsid w:val="003A732B"/>
    <w:rsid w:val="003A75DF"/>
    <w:rsid w:val="003B0604"/>
    <w:rsid w:val="003B1D5F"/>
    <w:rsid w:val="003B2EF0"/>
    <w:rsid w:val="003B5B7C"/>
    <w:rsid w:val="003B5DE9"/>
    <w:rsid w:val="003B717B"/>
    <w:rsid w:val="003B7314"/>
    <w:rsid w:val="003C0AD8"/>
    <w:rsid w:val="003C13A4"/>
    <w:rsid w:val="003C1D64"/>
    <w:rsid w:val="003C3F6A"/>
    <w:rsid w:val="003C5DCE"/>
    <w:rsid w:val="003C680F"/>
    <w:rsid w:val="003C6826"/>
    <w:rsid w:val="003C6BA8"/>
    <w:rsid w:val="003D015F"/>
    <w:rsid w:val="003D2F59"/>
    <w:rsid w:val="003D4706"/>
    <w:rsid w:val="003D4806"/>
    <w:rsid w:val="003D557C"/>
    <w:rsid w:val="003D598E"/>
    <w:rsid w:val="003D5D52"/>
    <w:rsid w:val="003E0360"/>
    <w:rsid w:val="003E0694"/>
    <w:rsid w:val="003E07E9"/>
    <w:rsid w:val="003E385E"/>
    <w:rsid w:val="003E5522"/>
    <w:rsid w:val="003E55EC"/>
    <w:rsid w:val="003E5D2F"/>
    <w:rsid w:val="003E65BB"/>
    <w:rsid w:val="003E66B1"/>
    <w:rsid w:val="003E71E9"/>
    <w:rsid w:val="003E78D7"/>
    <w:rsid w:val="003E7C2F"/>
    <w:rsid w:val="003F3E17"/>
    <w:rsid w:val="003F46D4"/>
    <w:rsid w:val="003F5786"/>
    <w:rsid w:val="003F5CB3"/>
    <w:rsid w:val="003F72B4"/>
    <w:rsid w:val="00400D87"/>
    <w:rsid w:val="00401D49"/>
    <w:rsid w:val="00402204"/>
    <w:rsid w:val="00404C0F"/>
    <w:rsid w:val="0040549C"/>
    <w:rsid w:val="0040555C"/>
    <w:rsid w:val="00405678"/>
    <w:rsid w:val="00410C85"/>
    <w:rsid w:val="00417192"/>
    <w:rsid w:val="004207D8"/>
    <w:rsid w:val="00422A88"/>
    <w:rsid w:val="00422BE6"/>
    <w:rsid w:val="0043187B"/>
    <w:rsid w:val="004321DD"/>
    <w:rsid w:val="0043220F"/>
    <w:rsid w:val="004358DA"/>
    <w:rsid w:val="00435F31"/>
    <w:rsid w:val="004368BC"/>
    <w:rsid w:val="0043703D"/>
    <w:rsid w:val="00440FB5"/>
    <w:rsid w:val="00441403"/>
    <w:rsid w:val="004415AA"/>
    <w:rsid w:val="00442C53"/>
    <w:rsid w:val="00443495"/>
    <w:rsid w:val="00450928"/>
    <w:rsid w:val="00450D6E"/>
    <w:rsid w:val="00457ACF"/>
    <w:rsid w:val="00457E81"/>
    <w:rsid w:val="004604EE"/>
    <w:rsid w:val="00460661"/>
    <w:rsid w:val="004626F4"/>
    <w:rsid w:val="004628B6"/>
    <w:rsid w:val="00462A61"/>
    <w:rsid w:val="00466DE3"/>
    <w:rsid w:val="00470C29"/>
    <w:rsid w:val="004710B4"/>
    <w:rsid w:val="004731C3"/>
    <w:rsid w:val="00475FB1"/>
    <w:rsid w:val="00476407"/>
    <w:rsid w:val="004773B4"/>
    <w:rsid w:val="00477FB5"/>
    <w:rsid w:val="004844E2"/>
    <w:rsid w:val="00484948"/>
    <w:rsid w:val="00484B45"/>
    <w:rsid w:val="00485DD8"/>
    <w:rsid w:val="0048642F"/>
    <w:rsid w:val="0048700E"/>
    <w:rsid w:val="0048755F"/>
    <w:rsid w:val="00490B48"/>
    <w:rsid w:val="004911A3"/>
    <w:rsid w:val="00491EF6"/>
    <w:rsid w:val="0049370C"/>
    <w:rsid w:val="0049545E"/>
    <w:rsid w:val="0049750F"/>
    <w:rsid w:val="0049799C"/>
    <w:rsid w:val="00497E3E"/>
    <w:rsid w:val="004A03D2"/>
    <w:rsid w:val="004A04FE"/>
    <w:rsid w:val="004A20DA"/>
    <w:rsid w:val="004A244A"/>
    <w:rsid w:val="004A5420"/>
    <w:rsid w:val="004A7738"/>
    <w:rsid w:val="004B10D5"/>
    <w:rsid w:val="004B3C88"/>
    <w:rsid w:val="004C17A5"/>
    <w:rsid w:val="004C4477"/>
    <w:rsid w:val="004C4A39"/>
    <w:rsid w:val="004C58C2"/>
    <w:rsid w:val="004C6D7D"/>
    <w:rsid w:val="004C7023"/>
    <w:rsid w:val="004D09CE"/>
    <w:rsid w:val="004D1288"/>
    <w:rsid w:val="004D3C64"/>
    <w:rsid w:val="004D3D67"/>
    <w:rsid w:val="004D4FE4"/>
    <w:rsid w:val="004D6A33"/>
    <w:rsid w:val="004D711A"/>
    <w:rsid w:val="004E025F"/>
    <w:rsid w:val="004E08E4"/>
    <w:rsid w:val="004E65A2"/>
    <w:rsid w:val="004E6CD3"/>
    <w:rsid w:val="004E6FDC"/>
    <w:rsid w:val="004E705B"/>
    <w:rsid w:val="004E7593"/>
    <w:rsid w:val="004E763E"/>
    <w:rsid w:val="004F123C"/>
    <w:rsid w:val="004F14E9"/>
    <w:rsid w:val="004F20A6"/>
    <w:rsid w:val="004F226C"/>
    <w:rsid w:val="004F4E94"/>
    <w:rsid w:val="004F5B6D"/>
    <w:rsid w:val="004F5D10"/>
    <w:rsid w:val="004F776C"/>
    <w:rsid w:val="0050195A"/>
    <w:rsid w:val="005034F5"/>
    <w:rsid w:val="00504378"/>
    <w:rsid w:val="005103F0"/>
    <w:rsid w:val="00510D61"/>
    <w:rsid w:val="005121B9"/>
    <w:rsid w:val="00514BB1"/>
    <w:rsid w:val="00516B09"/>
    <w:rsid w:val="005208D0"/>
    <w:rsid w:val="00521870"/>
    <w:rsid w:val="00526100"/>
    <w:rsid w:val="00531192"/>
    <w:rsid w:val="00531420"/>
    <w:rsid w:val="00534A49"/>
    <w:rsid w:val="00536544"/>
    <w:rsid w:val="005366CE"/>
    <w:rsid w:val="00537CDE"/>
    <w:rsid w:val="005410A0"/>
    <w:rsid w:val="00542943"/>
    <w:rsid w:val="00542C8F"/>
    <w:rsid w:val="00543886"/>
    <w:rsid w:val="005448C3"/>
    <w:rsid w:val="00547D82"/>
    <w:rsid w:val="005517E1"/>
    <w:rsid w:val="005529DF"/>
    <w:rsid w:val="00554BF8"/>
    <w:rsid w:val="00555107"/>
    <w:rsid w:val="0055579C"/>
    <w:rsid w:val="005565F9"/>
    <w:rsid w:val="00561FB6"/>
    <w:rsid w:val="005634A0"/>
    <w:rsid w:val="00564B60"/>
    <w:rsid w:val="00570920"/>
    <w:rsid w:val="0057135E"/>
    <w:rsid w:val="00572181"/>
    <w:rsid w:val="00574000"/>
    <w:rsid w:val="005760C0"/>
    <w:rsid w:val="005760E9"/>
    <w:rsid w:val="005770CE"/>
    <w:rsid w:val="00577473"/>
    <w:rsid w:val="005803F5"/>
    <w:rsid w:val="00582538"/>
    <w:rsid w:val="00582B81"/>
    <w:rsid w:val="00584936"/>
    <w:rsid w:val="00585E08"/>
    <w:rsid w:val="00586124"/>
    <w:rsid w:val="00590392"/>
    <w:rsid w:val="0059285B"/>
    <w:rsid w:val="00592C3E"/>
    <w:rsid w:val="00593435"/>
    <w:rsid w:val="005943A2"/>
    <w:rsid w:val="005943AF"/>
    <w:rsid w:val="00595537"/>
    <w:rsid w:val="0059629B"/>
    <w:rsid w:val="00596441"/>
    <w:rsid w:val="00596609"/>
    <w:rsid w:val="005A17AB"/>
    <w:rsid w:val="005A2D3A"/>
    <w:rsid w:val="005B10FC"/>
    <w:rsid w:val="005B139E"/>
    <w:rsid w:val="005B20CD"/>
    <w:rsid w:val="005B2B81"/>
    <w:rsid w:val="005B32E4"/>
    <w:rsid w:val="005B3719"/>
    <w:rsid w:val="005B49F1"/>
    <w:rsid w:val="005B4A51"/>
    <w:rsid w:val="005B7DA3"/>
    <w:rsid w:val="005C22A1"/>
    <w:rsid w:val="005C27D0"/>
    <w:rsid w:val="005C3F6E"/>
    <w:rsid w:val="005C592B"/>
    <w:rsid w:val="005D1395"/>
    <w:rsid w:val="005D1BE9"/>
    <w:rsid w:val="005D4671"/>
    <w:rsid w:val="005D61DD"/>
    <w:rsid w:val="005D6880"/>
    <w:rsid w:val="005D6A19"/>
    <w:rsid w:val="005D6F82"/>
    <w:rsid w:val="005E0586"/>
    <w:rsid w:val="005E1B1C"/>
    <w:rsid w:val="005E2074"/>
    <w:rsid w:val="005E3802"/>
    <w:rsid w:val="005E50D8"/>
    <w:rsid w:val="005E5701"/>
    <w:rsid w:val="005E7E67"/>
    <w:rsid w:val="005F0351"/>
    <w:rsid w:val="005F182A"/>
    <w:rsid w:val="005F2D60"/>
    <w:rsid w:val="005F3158"/>
    <w:rsid w:val="005F5FB8"/>
    <w:rsid w:val="005F6EC5"/>
    <w:rsid w:val="005F6F13"/>
    <w:rsid w:val="00602D4D"/>
    <w:rsid w:val="00603301"/>
    <w:rsid w:val="00604427"/>
    <w:rsid w:val="00604BBF"/>
    <w:rsid w:val="00604F4A"/>
    <w:rsid w:val="0060582A"/>
    <w:rsid w:val="006058F6"/>
    <w:rsid w:val="00606A70"/>
    <w:rsid w:val="00606F30"/>
    <w:rsid w:val="00607F47"/>
    <w:rsid w:val="00612D48"/>
    <w:rsid w:val="00615817"/>
    <w:rsid w:val="00615D0B"/>
    <w:rsid w:val="0061751D"/>
    <w:rsid w:val="00617CA4"/>
    <w:rsid w:val="00622E5C"/>
    <w:rsid w:val="0062306E"/>
    <w:rsid w:val="00630180"/>
    <w:rsid w:val="006345B7"/>
    <w:rsid w:val="00635569"/>
    <w:rsid w:val="00636CE5"/>
    <w:rsid w:val="006404D0"/>
    <w:rsid w:val="00640C85"/>
    <w:rsid w:val="00641646"/>
    <w:rsid w:val="00641BE8"/>
    <w:rsid w:val="00641ECE"/>
    <w:rsid w:val="0064226E"/>
    <w:rsid w:val="006444E3"/>
    <w:rsid w:val="00644566"/>
    <w:rsid w:val="0064472C"/>
    <w:rsid w:val="0064552F"/>
    <w:rsid w:val="00645778"/>
    <w:rsid w:val="00646E33"/>
    <w:rsid w:val="006474FF"/>
    <w:rsid w:val="00650287"/>
    <w:rsid w:val="00651EE8"/>
    <w:rsid w:val="006529EB"/>
    <w:rsid w:val="00652E9D"/>
    <w:rsid w:val="00653E7B"/>
    <w:rsid w:val="0065587A"/>
    <w:rsid w:val="00656A3C"/>
    <w:rsid w:val="00657205"/>
    <w:rsid w:val="00660DBF"/>
    <w:rsid w:val="00661916"/>
    <w:rsid w:val="00661EEA"/>
    <w:rsid w:val="0066253E"/>
    <w:rsid w:val="00662AB6"/>
    <w:rsid w:val="00662E1F"/>
    <w:rsid w:val="00663A49"/>
    <w:rsid w:val="00664D1E"/>
    <w:rsid w:val="0066508A"/>
    <w:rsid w:val="006658CC"/>
    <w:rsid w:val="00665AE5"/>
    <w:rsid w:val="0067156F"/>
    <w:rsid w:val="00673E2F"/>
    <w:rsid w:val="00674180"/>
    <w:rsid w:val="006757FE"/>
    <w:rsid w:val="006807FD"/>
    <w:rsid w:val="006810F5"/>
    <w:rsid w:val="0068209C"/>
    <w:rsid w:val="006844AA"/>
    <w:rsid w:val="00686DA0"/>
    <w:rsid w:val="00692060"/>
    <w:rsid w:val="0069232F"/>
    <w:rsid w:val="00692F2F"/>
    <w:rsid w:val="00693BAE"/>
    <w:rsid w:val="006965DE"/>
    <w:rsid w:val="00696D2F"/>
    <w:rsid w:val="00697DD0"/>
    <w:rsid w:val="006A097E"/>
    <w:rsid w:val="006A14A4"/>
    <w:rsid w:val="006A2910"/>
    <w:rsid w:val="006A30D0"/>
    <w:rsid w:val="006A34E2"/>
    <w:rsid w:val="006A4338"/>
    <w:rsid w:val="006A6069"/>
    <w:rsid w:val="006B117A"/>
    <w:rsid w:val="006B22FE"/>
    <w:rsid w:val="006B69CA"/>
    <w:rsid w:val="006B6C62"/>
    <w:rsid w:val="006C205B"/>
    <w:rsid w:val="006C73A4"/>
    <w:rsid w:val="006D1017"/>
    <w:rsid w:val="006D20C7"/>
    <w:rsid w:val="006D2FDE"/>
    <w:rsid w:val="006D66BF"/>
    <w:rsid w:val="006D6FFE"/>
    <w:rsid w:val="006D7589"/>
    <w:rsid w:val="006D78FE"/>
    <w:rsid w:val="006E1B1D"/>
    <w:rsid w:val="006E3B45"/>
    <w:rsid w:val="006E4619"/>
    <w:rsid w:val="006E50F0"/>
    <w:rsid w:val="006E673B"/>
    <w:rsid w:val="006E6838"/>
    <w:rsid w:val="006E6A56"/>
    <w:rsid w:val="006E7195"/>
    <w:rsid w:val="006F06EB"/>
    <w:rsid w:val="006F15AA"/>
    <w:rsid w:val="006F1E9B"/>
    <w:rsid w:val="006F1F40"/>
    <w:rsid w:val="006F2722"/>
    <w:rsid w:val="006F40A7"/>
    <w:rsid w:val="006F47C5"/>
    <w:rsid w:val="006F663B"/>
    <w:rsid w:val="006F6F60"/>
    <w:rsid w:val="006F748E"/>
    <w:rsid w:val="00701059"/>
    <w:rsid w:val="0070204C"/>
    <w:rsid w:val="00703244"/>
    <w:rsid w:val="00704486"/>
    <w:rsid w:val="007073D2"/>
    <w:rsid w:val="00710F5C"/>
    <w:rsid w:val="0071163A"/>
    <w:rsid w:val="00711DCE"/>
    <w:rsid w:val="00711DFC"/>
    <w:rsid w:val="007124AD"/>
    <w:rsid w:val="00712C77"/>
    <w:rsid w:val="0071521F"/>
    <w:rsid w:val="00720C22"/>
    <w:rsid w:val="00721177"/>
    <w:rsid w:val="007226BF"/>
    <w:rsid w:val="00724D54"/>
    <w:rsid w:val="0072527C"/>
    <w:rsid w:val="0073172A"/>
    <w:rsid w:val="00731E23"/>
    <w:rsid w:val="00732E55"/>
    <w:rsid w:val="007333B2"/>
    <w:rsid w:val="00740173"/>
    <w:rsid w:val="007407D7"/>
    <w:rsid w:val="0074183B"/>
    <w:rsid w:val="00741CC7"/>
    <w:rsid w:val="007426B7"/>
    <w:rsid w:val="0074296B"/>
    <w:rsid w:val="007449F9"/>
    <w:rsid w:val="00745161"/>
    <w:rsid w:val="00745C03"/>
    <w:rsid w:val="00746054"/>
    <w:rsid w:val="0074627A"/>
    <w:rsid w:val="00746997"/>
    <w:rsid w:val="00750E6A"/>
    <w:rsid w:val="00750FFE"/>
    <w:rsid w:val="00751B70"/>
    <w:rsid w:val="00752877"/>
    <w:rsid w:val="0075306A"/>
    <w:rsid w:val="00753191"/>
    <w:rsid w:val="00754BEA"/>
    <w:rsid w:val="007565F4"/>
    <w:rsid w:val="007570D2"/>
    <w:rsid w:val="00760F80"/>
    <w:rsid w:val="0076214F"/>
    <w:rsid w:val="007629A9"/>
    <w:rsid w:val="00763BC1"/>
    <w:rsid w:val="00765DC4"/>
    <w:rsid w:val="007667A3"/>
    <w:rsid w:val="00770610"/>
    <w:rsid w:val="007758AE"/>
    <w:rsid w:val="00777245"/>
    <w:rsid w:val="00777703"/>
    <w:rsid w:val="00783691"/>
    <w:rsid w:val="007901D8"/>
    <w:rsid w:val="0079050D"/>
    <w:rsid w:val="0079063D"/>
    <w:rsid w:val="00790D8A"/>
    <w:rsid w:val="00791FC7"/>
    <w:rsid w:val="007930E6"/>
    <w:rsid w:val="00794A2D"/>
    <w:rsid w:val="00794AB3"/>
    <w:rsid w:val="007972DE"/>
    <w:rsid w:val="007978D4"/>
    <w:rsid w:val="00797A2D"/>
    <w:rsid w:val="007A0178"/>
    <w:rsid w:val="007A0224"/>
    <w:rsid w:val="007A1B28"/>
    <w:rsid w:val="007A2A78"/>
    <w:rsid w:val="007A650C"/>
    <w:rsid w:val="007A7C3E"/>
    <w:rsid w:val="007B088A"/>
    <w:rsid w:val="007B093A"/>
    <w:rsid w:val="007B2762"/>
    <w:rsid w:val="007B2CF9"/>
    <w:rsid w:val="007B32FC"/>
    <w:rsid w:val="007B4FA3"/>
    <w:rsid w:val="007B5C20"/>
    <w:rsid w:val="007B7F3F"/>
    <w:rsid w:val="007C0042"/>
    <w:rsid w:val="007C2421"/>
    <w:rsid w:val="007C5996"/>
    <w:rsid w:val="007C727D"/>
    <w:rsid w:val="007C7A5A"/>
    <w:rsid w:val="007D13C0"/>
    <w:rsid w:val="007D548B"/>
    <w:rsid w:val="007E1C98"/>
    <w:rsid w:val="007E2E9E"/>
    <w:rsid w:val="007E49E2"/>
    <w:rsid w:val="007E5440"/>
    <w:rsid w:val="007E6625"/>
    <w:rsid w:val="007E6F03"/>
    <w:rsid w:val="007F0A58"/>
    <w:rsid w:val="007F5A82"/>
    <w:rsid w:val="007F672C"/>
    <w:rsid w:val="007F6B52"/>
    <w:rsid w:val="008016A1"/>
    <w:rsid w:val="00804055"/>
    <w:rsid w:val="00805D06"/>
    <w:rsid w:val="00806027"/>
    <w:rsid w:val="008101F7"/>
    <w:rsid w:val="00811CFB"/>
    <w:rsid w:val="008142FF"/>
    <w:rsid w:val="00815EAE"/>
    <w:rsid w:val="00816854"/>
    <w:rsid w:val="00816B3C"/>
    <w:rsid w:val="00817091"/>
    <w:rsid w:val="008178F1"/>
    <w:rsid w:val="00822215"/>
    <w:rsid w:val="00822CB6"/>
    <w:rsid w:val="0082497F"/>
    <w:rsid w:val="00824AD9"/>
    <w:rsid w:val="0082712A"/>
    <w:rsid w:val="00827D80"/>
    <w:rsid w:val="00831FCC"/>
    <w:rsid w:val="00832563"/>
    <w:rsid w:val="00832DAC"/>
    <w:rsid w:val="00833CA2"/>
    <w:rsid w:val="0083454C"/>
    <w:rsid w:val="008353BE"/>
    <w:rsid w:val="008358B7"/>
    <w:rsid w:val="0083719A"/>
    <w:rsid w:val="00841170"/>
    <w:rsid w:val="0084153B"/>
    <w:rsid w:val="00841D1D"/>
    <w:rsid w:val="00843E1E"/>
    <w:rsid w:val="008462C6"/>
    <w:rsid w:val="00846556"/>
    <w:rsid w:val="0085039F"/>
    <w:rsid w:val="00851246"/>
    <w:rsid w:val="00851830"/>
    <w:rsid w:val="0085194E"/>
    <w:rsid w:val="00854426"/>
    <w:rsid w:val="00854508"/>
    <w:rsid w:val="008566F5"/>
    <w:rsid w:val="00861397"/>
    <w:rsid w:val="008618A9"/>
    <w:rsid w:val="00862376"/>
    <w:rsid w:val="008631B3"/>
    <w:rsid w:val="008651C8"/>
    <w:rsid w:val="0086584D"/>
    <w:rsid w:val="00866379"/>
    <w:rsid w:val="00866D9C"/>
    <w:rsid w:val="00866F5A"/>
    <w:rsid w:val="00867821"/>
    <w:rsid w:val="00867C2B"/>
    <w:rsid w:val="008718E6"/>
    <w:rsid w:val="00876DC9"/>
    <w:rsid w:val="008802FF"/>
    <w:rsid w:val="00880E96"/>
    <w:rsid w:val="008841FE"/>
    <w:rsid w:val="008876A2"/>
    <w:rsid w:val="00887B69"/>
    <w:rsid w:val="00887BC1"/>
    <w:rsid w:val="00887E65"/>
    <w:rsid w:val="008904B3"/>
    <w:rsid w:val="0089078C"/>
    <w:rsid w:val="00891018"/>
    <w:rsid w:val="008925D7"/>
    <w:rsid w:val="008938AC"/>
    <w:rsid w:val="008941A4"/>
    <w:rsid w:val="0089630E"/>
    <w:rsid w:val="00896C97"/>
    <w:rsid w:val="008A6F5A"/>
    <w:rsid w:val="008A711C"/>
    <w:rsid w:val="008B120B"/>
    <w:rsid w:val="008B3D5B"/>
    <w:rsid w:val="008B4B6F"/>
    <w:rsid w:val="008B4FDF"/>
    <w:rsid w:val="008B50A5"/>
    <w:rsid w:val="008B63A8"/>
    <w:rsid w:val="008B7A4F"/>
    <w:rsid w:val="008C0A75"/>
    <w:rsid w:val="008C2F61"/>
    <w:rsid w:val="008C32CE"/>
    <w:rsid w:val="008C3FA6"/>
    <w:rsid w:val="008C47AF"/>
    <w:rsid w:val="008C5B35"/>
    <w:rsid w:val="008C6D25"/>
    <w:rsid w:val="008C6FB3"/>
    <w:rsid w:val="008C77C4"/>
    <w:rsid w:val="008D1B3B"/>
    <w:rsid w:val="008D278B"/>
    <w:rsid w:val="008D789A"/>
    <w:rsid w:val="008E002C"/>
    <w:rsid w:val="008E004E"/>
    <w:rsid w:val="008E0C3C"/>
    <w:rsid w:val="008E185B"/>
    <w:rsid w:val="008E1D41"/>
    <w:rsid w:val="008E1FB2"/>
    <w:rsid w:val="008E2020"/>
    <w:rsid w:val="008E209E"/>
    <w:rsid w:val="008E265F"/>
    <w:rsid w:val="008E3E88"/>
    <w:rsid w:val="008E3F68"/>
    <w:rsid w:val="008E469F"/>
    <w:rsid w:val="008E53E2"/>
    <w:rsid w:val="008E56DD"/>
    <w:rsid w:val="008E5934"/>
    <w:rsid w:val="008E64EB"/>
    <w:rsid w:val="008E768D"/>
    <w:rsid w:val="008F0884"/>
    <w:rsid w:val="008F2D3E"/>
    <w:rsid w:val="008F6F9C"/>
    <w:rsid w:val="00900F6B"/>
    <w:rsid w:val="00901C41"/>
    <w:rsid w:val="0090376D"/>
    <w:rsid w:val="0090663D"/>
    <w:rsid w:val="00910A55"/>
    <w:rsid w:val="009132E0"/>
    <w:rsid w:val="0091529B"/>
    <w:rsid w:val="00915421"/>
    <w:rsid w:val="009155F3"/>
    <w:rsid w:val="0091691A"/>
    <w:rsid w:val="009217FF"/>
    <w:rsid w:val="009221EC"/>
    <w:rsid w:val="00924B30"/>
    <w:rsid w:val="00924EEA"/>
    <w:rsid w:val="009256C6"/>
    <w:rsid w:val="009277D3"/>
    <w:rsid w:val="009302C4"/>
    <w:rsid w:val="009311CD"/>
    <w:rsid w:val="00932259"/>
    <w:rsid w:val="009330FC"/>
    <w:rsid w:val="0093383A"/>
    <w:rsid w:val="009357D6"/>
    <w:rsid w:val="00935AFF"/>
    <w:rsid w:val="00936764"/>
    <w:rsid w:val="00936BE6"/>
    <w:rsid w:val="00936ED0"/>
    <w:rsid w:val="009403B3"/>
    <w:rsid w:val="00941660"/>
    <w:rsid w:val="00941777"/>
    <w:rsid w:val="0094180C"/>
    <w:rsid w:val="00943377"/>
    <w:rsid w:val="009434D3"/>
    <w:rsid w:val="009435B2"/>
    <w:rsid w:val="00943DFC"/>
    <w:rsid w:val="00943E4A"/>
    <w:rsid w:val="0094450F"/>
    <w:rsid w:val="0095020A"/>
    <w:rsid w:val="009503D4"/>
    <w:rsid w:val="00950801"/>
    <w:rsid w:val="00951C0D"/>
    <w:rsid w:val="00951E1F"/>
    <w:rsid w:val="00952032"/>
    <w:rsid w:val="00952AEA"/>
    <w:rsid w:val="00952E14"/>
    <w:rsid w:val="00953345"/>
    <w:rsid w:val="009537C4"/>
    <w:rsid w:val="00953DF7"/>
    <w:rsid w:val="009549C9"/>
    <w:rsid w:val="00954C25"/>
    <w:rsid w:val="00955504"/>
    <w:rsid w:val="00955EAF"/>
    <w:rsid w:val="00957BB8"/>
    <w:rsid w:val="00957BDD"/>
    <w:rsid w:val="00957FE0"/>
    <w:rsid w:val="00960485"/>
    <w:rsid w:val="009609F5"/>
    <w:rsid w:val="00960F03"/>
    <w:rsid w:val="00960FCD"/>
    <w:rsid w:val="00963967"/>
    <w:rsid w:val="00964CB6"/>
    <w:rsid w:val="00965172"/>
    <w:rsid w:val="00966235"/>
    <w:rsid w:val="0096760E"/>
    <w:rsid w:val="009676FC"/>
    <w:rsid w:val="00970F9C"/>
    <w:rsid w:val="0097230C"/>
    <w:rsid w:val="009727FF"/>
    <w:rsid w:val="00976431"/>
    <w:rsid w:val="0097790D"/>
    <w:rsid w:val="009805CD"/>
    <w:rsid w:val="009806D8"/>
    <w:rsid w:val="00982A8D"/>
    <w:rsid w:val="009839E4"/>
    <w:rsid w:val="00984BCD"/>
    <w:rsid w:val="009859A9"/>
    <w:rsid w:val="009864EB"/>
    <w:rsid w:val="00986CAF"/>
    <w:rsid w:val="00991B19"/>
    <w:rsid w:val="00992438"/>
    <w:rsid w:val="00994E5E"/>
    <w:rsid w:val="00995202"/>
    <w:rsid w:val="009959E4"/>
    <w:rsid w:val="00996C5B"/>
    <w:rsid w:val="00997CDC"/>
    <w:rsid w:val="009A19CC"/>
    <w:rsid w:val="009A26C4"/>
    <w:rsid w:val="009A3210"/>
    <w:rsid w:val="009A3E63"/>
    <w:rsid w:val="009A6117"/>
    <w:rsid w:val="009A7830"/>
    <w:rsid w:val="009B0739"/>
    <w:rsid w:val="009B4598"/>
    <w:rsid w:val="009B662F"/>
    <w:rsid w:val="009C0C06"/>
    <w:rsid w:val="009C2BA7"/>
    <w:rsid w:val="009C2F8D"/>
    <w:rsid w:val="009C4B11"/>
    <w:rsid w:val="009C4D71"/>
    <w:rsid w:val="009C602C"/>
    <w:rsid w:val="009C61B0"/>
    <w:rsid w:val="009C6A73"/>
    <w:rsid w:val="009D15F4"/>
    <w:rsid w:val="009D1D7B"/>
    <w:rsid w:val="009D24BB"/>
    <w:rsid w:val="009D2A1E"/>
    <w:rsid w:val="009D2F35"/>
    <w:rsid w:val="009D507E"/>
    <w:rsid w:val="009D6327"/>
    <w:rsid w:val="009D77A1"/>
    <w:rsid w:val="009E13F6"/>
    <w:rsid w:val="009E32EC"/>
    <w:rsid w:val="009E33C8"/>
    <w:rsid w:val="009E54F6"/>
    <w:rsid w:val="009E630A"/>
    <w:rsid w:val="009F16C7"/>
    <w:rsid w:val="009F268A"/>
    <w:rsid w:val="009F3414"/>
    <w:rsid w:val="009F3612"/>
    <w:rsid w:val="009F47EF"/>
    <w:rsid w:val="009F5DBF"/>
    <w:rsid w:val="009F70E8"/>
    <w:rsid w:val="009F7E42"/>
    <w:rsid w:val="00A005EC"/>
    <w:rsid w:val="00A010F5"/>
    <w:rsid w:val="00A01EC7"/>
    <w:rsid w:val="00A02D89"/>
    <w:rsid w:val="00A03DB2"/>
    <w:rsid w:val="00A03F8D"/>
    <w:rsid w:val="00A06A38"/>
    <w:rsid w:val="00A10992"/>
    <w:rsid w:val="00A1173C"/>
    <w:rsid w:val="00A11E52"/>
    <w:rsid w:val="00A154A6"/>
    <w:rsid w:val="00A157D0"/>
    <w:rsid w:val="00A22E9C"/>
    <w:rsid w:val="00A269FC"/>
    <w:rsid w:val="00A26BB1"/>
    <w:rsid w:val="00A30791"/>
    <w:rsid w:val="00A30873"/>
    <w:rsid w:val="00A30A35"/>
    <w:rsid w:val="00A31174"/>
    <w:rsid w:val="00A31D54"/>
    <w:rsid w:val="00A31F10"/>
    <w:rsid w:val="00A32FE1"/>
    <w:rsid w:val="00A333DC"/>
    <w:rsid w:val="00A33F69"/>
    <w:rsid w:val="00A34D95"/>
    <w:rsid w:val="00A35441"/>
    <w:rsid w:val="00A35455"/>
    <w:rsid w:val="00A37DD3"/>
    <w:rsid w:val="00A40C86"/>
    <w:rsid w:val="00A40D8A"/>
    <w:rsid w:val="00A417E5"/>
    <w:rsid w:val="00A430B3"/>
    <w:rsid w:val="00A440CF"/>
    <w:rsid w:val="00A44832"/>
    <w:rsid w:val="00A44FF9"/>
    <w:rsid w:val="00A45B1A"/>
    <w:rsid w:val="00A46AEA"/>
    <w:rsid w:val="00A514F6"/>
    <w:rsid w:val="00A5184D"/>
    <w:rsid w:val="00A536A5"/>
    <w:rsid w:val="00A537CF"/>
    <w:rsid w:val="00A538CD"/>
    <w:rsid w:val="00A53E8E"/>
    <w:rsid w:val="00A54319"/>
    <w:rsid w:val="00A56398"/>
    <w:rsid w:val="00A57643"/>
    <w:rsid w:val="00A60AAD"/>
    <w:rsid w:val="00A60AE4"/>
    <w:rsid w:val="00A65244"/>
    <w:rsid w:val="00A65784"/>
    <w:rsid w:val="00A658B7"/>
    <w:rsid w:val="00A66C74"/>
    <w:rsid w:val="00A67CBE"/>
    <w:rsid w:val="00A71C07"/>
    <w:rsid w:val="00A72F51"/>
    <w:rsid w:val="00A73989"/>
    <w:rsid w:val="00A743EE"/>
    <w:rsid w:val="00A74BD6"/>
    <w:rsid w:val="00A76ED1"/>
    <w:rsid w:val="00A80499"/>
    <w:rsid w:val="00A80545"/>
    <w:rsid w:val="00A80AC7"/>
    <w:rsid w:val="00A83EE0"/>
    <w:rsid w:val="00A841AB"/>
    <w:rsid w:val="00A84AE6"/>
    <w:rsid w:val="00A93197"/>
    <w:rsid w:val="00A93A60"/>
    <w:rsid w:val="00A9582B"/>
    <w:rsid w:val="00AA16EF"/>
    <w:rsid w:val="00AA27E2"/>
    <w:rsid w:val="00AA6397"/>
    <w:rsid w:val="00AA64FE"/>
    <w:rsid w:val="00AA7B06"/>
    <w:rsid w:val="00AA7F64"/>
    <w:rsid w:val="00AB199C"/>
    <w:rsid w:val="00AB32E7"/>
    <w:rsid w:val="00AB4B51"/>
    <w:rsid w:val="00AB4F7A"/>
    <w:rsid w:val="00AB72B3"/>
    <w:rsid w:val="00AC2C24"/>
    <w:rsid w:val="00AC2C92"/>
    <w:rsid w:val="00AC3342"/>
    <w:rsid w:val="00AC4099"/>
    <w:rsid w:val="00AC4276"/>
    <w:rsid w:val="00AC6892"/>
    <w:rsid w:val="00AD2578"/>
    <w:rsid w:val="00AE4A8B"/>
    <w:rsid w:val="00AE5F0A"/>
    <w:rsid w:val="00AE6298"/>
    <w:rsid w:val="00AE69DF"/>
    <w:rsid w:val="00AF008A"/>
    <w:rsid w:val="00AF1D04"/>
    <w:rsid w:val="00AF5333"/>
    <w:rsid w:val="00AF70B8"/>
    <w:rsid w:val="00AF7933"/>
    <w:rsid w:val="00B03ABD"/>
    <w:rsid w:val="00B03EE5"/>
    <w:rsid w:val="00B0548F"/>
    <w:rsid w:val="00B057A1"/>
    <w:rsid w:val="00B05F2E"/>
    <w:rsid w:val="00B10D61"/>
    <w:rsid w:val="00B12084"/>
    <w:rsid w:val="00B1222B"/>
    <w:rsid w:val="00B13354"/>
    <w:rsid w:val="00B133DA"/>
    <w:rsid w:val="00B14503"/>
    <w:rsid w:val="00B157B4"/>
    <w:rsid w:val="00B21A6E"/>
    <w:rsid w:val="00B239FC"/>
    <w:rsid w:val="00B23B5E"/>
    <w:rsid w:val="00B24B9F"/>
    <w:rsid w:val="00B25235"/>
    <w:rsid w:val="00B25847"/>
    <w:rsid w:val="00B26B0E"/>
    <w:rsid w:val="00B27B07"/>
    <w:rsid w:val="00B32137"/>
    <w:rsid w:val="00B34039"/>
    <w:rsid w:val="00B3485A"/>
    <w:rsid w:val="00B37F59"/>
    <w:rsid w:val="00B402D0"/>
    <w:rsid w:val="00B4481A"/>
    <w:rsid w:val="00B455A6"/>
    <w:rsid w:val="00B4569A"/>
    <w:rsid w:val="00B46DBB"/>
    <w:rsid w:val="00B46F39"/>
    <w:rsid w:val="00B472E1"/>
    <w:rsid w:val="00B47CC4"/>
    <w:rsid w:val="00B502D9"/>
    <w:rsid w:val="00B51CA1"/>
    <w:rsid w:val="00B524F3"/>
    <w:rsid w:val="00B53154"/>
    <w:rsid w:val="00B53763"/>
    <w:rsid w:val="00B54F86"/>
    <w:rsid w:val="00B6155E"/>
    <w:rsid w:val="00B70028"/>
    <w:rsid w:val="00B704BD"/>
    <w:rsid w:val="00B705EA"/>
    <w:rsid w:val="00B706DE"/>
    <w:rsid w:val="00B71EC3"/>
    <w:rsid w:val="00B72EE1"/>
    <w:rsid w:val="00B73C6E"/>
    <w:rsid w:val="00B7455B"/>
    <w:rsid w:val="00B750A0"/>
    <w:rsid w:val="00B750F9"/>
    <w:rsid w:val="00B76F04"/>
    <w:rsid w:val="00B81215"/>
    <w:rsid w:val="00B81E14"/>
    <w:rsid w:val="00B867DF"/>
    <w:rsid w:val="00B87488"/>
    <w:rsid w:val="00B902A0"/>
    <w:rsid w:val="00B92B68"/>
    <w:rsid w:val="00B930DC"/>
    <w:rsid w:val="00B932DF"/>
    <w:rsid w:val="00B9346F"/>
    <w:rsid w:val="00B9485A"/>
    <w:rsid w:val="00B95748"/>
    <w:rsid w:val="00B97F60"/>
    <w:rsid w:val="00BA1586"/>
    <w:rsid w:val="00BA30D9"/>
    <w:rsid w:val="00BA353C"/>
    <w:rsid w:val="00BA4B2F"/>
    <w:rsid w:val="00BA6A61"/>
    <w:rsid w:val="00BB006C"/>
    <w:rsid w:val="00BB09FC"/>
    <w:rsid w:val="00BB0E9C"/>
    <w:rsid w:val="00BB1C36"/>
    <w:rsid w:val="00BB3D62"/>
    <w:rsid w:val="00BB6745"/>
    <w:rsid w:val="00BB741A"/>
    <w:rsid w:val="00BC1217"/>
    <w:rsid w:val="00BC16D7"/>
    <w:rsid w:val="00BC5E30"/>
    <w:rsid w:val="00BC60D1"/>
    <w:rsid w:val="00BC6205"/>
    <w:rsid w:val="00BC7099"/>
    <w:rsid w:val="00BC7614"/>
    <w:rsid w:val="00BD2BB5"/>
    <w:rsid w:val="00BD4FD3"/>
    <w:rsid w:val="00BD5025"/>
    <w:rsid w:val="00BE0055"/>
    <w:rsid w:val="00BE0488"/>
    <w:rsid w:val="00BE2341"/>
    <w:rsid w:val="00BE4169"/>
    <w:rsid w:val="00BE5AB8"/>
    <w:rsid w:val="00BF17AB"/>
    <w:rsid w:val="00BF26E2"/>
    <w:rsid w:val="00BF31FD"/>
    <w:rsid w:val="00BF3ACA"/>
    <w:rsid w:val="00BF4934"/>
    <w:rsid w:val="00C00058"/>
    <w:rsid w:val="00C00A96"/>
    <w:rsid w:val="00C01A32"/>
    <w:rsid w:val="00C031C1"/>
    <w:rsid w:val="00C0360D"/>
    <w:rsid w:val="00C0592F"/>
    <w:rsid w:val="00C0686C"/>
    <w:rsid w:val="00C0765D"/>
    <w:rsid w:val="00C127AB"/>
    <w:rsid w:val="00C1324E"/>
    <w:rsid w:val="00C157F3"/>
    <w:rsid w:val="00C15FE4"/>
    <w:rsid w:val="00C17011"/>
    <w:rsid w:val="00C202CF"/>
    <w:rsid w:val="00C203D4"/>
    <w:rsid w:val="00C2060C"/>
    <w:rsid w:val="00C206DD"/>
    <w:rsid w:val="00C2137F"/>
    <w:rsid w:val="00C22D69"/>
    <w:rsid w:val="00C23456"/>
    <w:rsid w:val="00C25028"/>
    <w:rsid w:val="00C2599D"/>
    <w:rsid w:val="00C31D1D"/>
    <w:rsid w:val="00C321B9"/>
    <w:rsid w:val="00C34E38"/>
    <w:rsid w:val="00C35D50"/>
    <w:rsid w:val="00C40540"/>
    <w:rsid w:val="00C4395E"/>
    <w:rsid w:val="00C451C4"/>
    <w:rsid w:val="00C4602A"/>
    <w:rsid w:val="00C4635C"/>
    <w:rsid w:val="00C51089"/>
    <w:rsid w:val="00C51D8E"/>
    <w:rsid w:val="00C51DBB"/>
    <w:rsid w:val="00C51EF2"/>
    <w:rsid w:val="00C522CE"/>
    <w:rsid w:val="00C52951"/>
    <w:rsid w:val="00C52B9B"/>
    <w:rsid w:val="00C54095"/>
    <w:rsid w:val="00C55D42"/>
    <w:rsid w:val="00C61010"/>
    <w:rsid w:val="00C62496"/>
    <w:rsid w:val="00C624F7"/>
    <w:rsid w:val="00C67538"/>
    <w:rsid w:val="00C70D9E"/>
    <w:rsid w:val="00C74CC4"/>
    <w:rsid w:val="00C74E54"/>
    <w:rsid w:val="00C8040D"/>
    <w:rsid w:val="00C81432"/>
    <w:rsid w:val="00C81FA1"/>
    <w:rsid w:val="00C869EA"/>
    <w:rsid w:val="00C87AD4"/>
    <w:rsid w:val="00C91647"/>
    <w:rsid w:val="00C92D3D"/>
    <w:rsid w:val="00C94D3B"/>
    <w:rsid w:val="00C957A4"/>
    <w:rsid w:val="00C96EF2"/>
    <w:rsid w:val="00CA0DBE"/>
    <w:rsid w:val="00CA1AF8"/>
    <w:rsid w:val="00CA26B6"/>
    <w:rsid w:val="00CA2AE3"/>
    <w:rsid w:val="00CA4741"/>
    <w:rsid w:val="00CA612A"/>
    <w:rsid w:val="00CA6D7F"/>
    <w:rsid w:val="00CA7D60"/>
    <w:rsid w:val="00CB126D"/>
    <w:rsid w:val="00CB4375"/>
    <w:rsid w:val="00CB44F7"/>
    <w:rsid w:val="00CB4AD3"/>
    <w:rsid w:val="00CB51A7"/>
    <w:rsid w:val="00CB5623"/>
    <w:rsid w:val="00CB643A"/>
    <w:rsid w:val="00CB64C6"/>
    <w:rsid w:val="00CB6604"/>
    <w:rsid w:val="00CC1B3C"/>
    <w:rsid w:val="00CC202B"/>
    <w:rsid w:val="00CC3BCB"/>
    <w:rsid w:val="00CC3E1E"/>
    <w:rsid w:val="00CC3F87"/>
    <w:rsid w:val="00CC5DFC"/>
    <w:rsid w:val="00CD08B2"/>
    <w:rsid w:val="00CD134D"/>
    <w:rsid w:val="00CD264C"/>
    <w:rsid w:val="00CD2DFE"/>
    <w:rsid w:val="00CD3B2B"/>
    <w:rsid w:val="00CD4164"/>
    <w:rsid w:val="00CD4540"/>
    <w:rsid w:val="00CE0B4D"/>
    <w:rsid w:val="00CE0EC5"/>
    <w:rsid w:val="00CE1CEE"/>
    <w:rsid w:val="00CE1D3F"/>
    <w:rsid w:val="00CE20A9"/>
    <w:rsid w:val="00CE21FF"/>
    <w:rsid w:val="00CE28F4"/>
    <w:rsid w:val="00CE2DAB"/>
    <w:rsid w:val="00CE3934"/>
    <w:rsid w:val="00CE3B6A"/>
    <w:rsid w:val="00CE4A05"/>
    <w:rsid w:val="00CE4F28"/>
    <w:rsid w:val="00CE5EFB"/>
    <w:rsid w:val="00CE7C5E"/>
    <w:rsid w:val="00CF2018"/>
    <w:rsid w:val="00CF2177"/>
    <w:rsid w:val="00CF5B95"/>
    <w:rsid w:val="00CF5BF7"/>
    <w:rsid w:val="00D02DF5"/>
    <w:rsid w:val="00D03520"/>
    <w:rsid w:val="00D03EF5"/>
    <w:rsid w:val="00D04BCA"/>
    <w:rsid w:val="00D06DB9"/>
    <w:rsid w:val="00D073BE"/>
    <w:rsid w:val="00D11CC3"/>
    <w:rsid w:val="00D224D1"/>
    <w:rsid w:val="00D24670"/>
    <w:rsid w:val="00D24CF3"/>
    <w:rsid w:val="00D27858"/>
    <w:rsid w:val="00D27F05"/>
    <w:rsid w:val="00D3187F"/>
    <w:rsid w:val="00D32B9C"/>
    <w:rsid w:val="00D33B28"/>
    <w:rsid w:val="00D34BF6"/>
    <w:rsid w:val="00D35DEC"/>
    <w:rsid w:val="00D36585"/>
    <w:rsid w:val="00D374E2"/>
    <w:rsid w:val="00D40B16"/>
    <w:rsid w:val="00D436CA"/>
    <w:rsid w:val="00D44640"/>
    <w:rsid w:val="00D4656B"/>
    <w:rsid w:val="00D50980"/>
    <w:rsid w:val="00D51A1E"/>
    <w:rsid w:val="00D53F6A"/>
    <w:rsid w:val="00D56D78"/>
    <w:rsid w:val="00D60127"/>
    <w:rsid w:val="00D61509"/>
    <w:rsid w:val="00D6249E"/>
    <w:rsid w:val="00D634E3"/>
    <w:rsid w:val="00D65C53"/>
    <w:rsid w:val="00D66411"/>
    <w:rsid w:val="00D668FF"/>
    <w:rsid w:val="00D7028D"/>
    <w:rsid w:val="00D71680"/>
    <w:rsid w:val="00D726A4"/>
    <w:rsid w:val="00D74F37"/>
    <w:rsid w:val="00D7594B"/>
    <w:rsid w:val="00D76BDA"/>
    <w:rsid w:val="00D77B33"/>
    <w:rsid w:val="00D8087D"/>
    <w:rsid w:val="00D82AA5"/>
    <w:rsid w:val="00D837FA"/>
    <w:rsid w:val="00D84C88"/>
    <w:rsid w:val="00D90284"/>
    <w:rsid w:val="00D907D7"/>
    <w:rsid w:val="00D93D71"/>
    <w:rsid w:val="00D94455"/>
    <w:rsid w:val="00D948A5"/>
    <w:rsid w:val="00D959F9"/>
    <w:rsid w:val="00DA0113"/>
    <w:rsid w:val="00DA4585"/>
    <w:rsid w:val="00DA4EB3"/>
    <w:rsid w:val="00DA5352"/>
    <w:rsid w:val="00DA608A"/>
    <w:rsid w:val="00DB04EB"/>
    <w:rsid w:val="00DB1AF9"/>
    <w:rsid w:val="00DB1D54"/>
    <w:rsid w:val="00DB3B9C"/>
    <w:rsid w:val="00DB6875"/>
    <w:rsid w:val="00DC214A"/>
    <w:rsid w:val="00DC56B1"/>
    <w:rsid w:val="00DC743D"/>
    <w:rsid w:val="00DD03F4"/>
    <w:rsid w:val="00DD0E44"/>
    <w:rsid w:val="00DD447C"/>
    <w:rsid w:val="00DD4556"/>
    <w:rsid w:val="00DD69B5"/>
    <w:rsid w:val="00DD76C6"/>
    <w:rsid w:val="00DE051F"/>
    <w:rsid w:val="00DE0E1E"/>
    <w:rsid w:val="00DE112F"/>
    <w:rsid w:val="00DE3A09"/>
    <w:rsid w:val="00DE3E25"/>
    <w:rsid w:val="00DE3F25"/>
    <w:rsid w:val="00DE44CA"/>
    <w:rsid w:val="00DE504F"/>
    <w:rsid w:val="00DE5275"/>
    <w:rsid w:val="00DE61E3"/>
    <w:rsid w:val="00DE6608"/>
    <w:rsid w:val="00DE7C2A"/>
    <w:rsid w:val="00DE7E9F"/>
    <w:rsid w:val="00DF0428"/>
    <w:rsid w:val="00DF2736"/>
    <w:rsid w:val="00DF6E19"/>
    <w:rsid w:val="00DF72D6"/>
    <w:rsid w:val="00DF7BF1"/>
    <w:rsid w:val="00E023B2"/>
    <w:rsid w:val="00E03B1D"/>
    <w:rsid w:val="00E04061"/>
    <w:rsid w:val="00E06198"/>
    <w:rsid w:val="00E06F49"/>
    <w:rsid w:val="00E0711A"/>
    <w:rsid w:val="00E071B1"/>
    <w:rsid w:val="00E0764C"/>
    <w:rsid w:val="00E07817"/>
    <w:rsid w:val="00E07848"/>
    <w:rsid w:val="00E10DB8"/>
    <w:rsid w:val="00E124C0"/>
    <w:rsid w:val="00E12725"/>
    <w:rsid w:val="00E12B7D"/>
    <w:rsid w:val="00E14360"/>
    <w:rsid w:val="00E17902"/>
    <w:rsid w:val="00E17DBB"/>
    <w:rsid w:val="00E2002E"/>
    <w:rsid w:val="00E20D31"/>
    <w:rsid w:val="00E2454A"/>
    <w:rsid w:val="00E25209"/>
    <w:rsid w:val="00E26650"/>
    <w:rsid w:val="00E267BB"/>
    <w:rsid w:val="00E27491"/>
    <w:rsid w:val="00E27A96"/>
    <w:rsid w:val="00E27D93"/>
    <w:rsid w:val="00E31BC2"/>
    <w:rsid w:val="00E34BCE"/>
    <w:rsid w:val="00E350BA"/>
    <w:rsid w:val="00E3575E"/>
    <w:rsid w:val="00E3593B"/>
    <w:rsid w:val="00E36A99"/>
    <w:rsid w:val="00E36C0A"/>
    <w:rsid w:val="00E3700B"/>
    <w:rsid w:val="00E379F5"/>
    <w:rsid w:val="00E4442B"/>
    <w:rsid w:val="00E452A3"/>
    <w:rsid w:val="00E50429"/>
    <w:rsid w:val="00E5379A"/>
    <w:rsid w:val="00E54CCB"/>
    <w:rsid w:val="00E55E1E"/>
    <w:rsid w:val="00E6206A"/>
    <w:rsid w:val="00E642A4"/>
    <w:rsid w:val="00E64433"/>
    <w:rsid w:val="00E64623"/>
    <w:rsid w:val="00E65C76"/>
    <w:rsid w:val="00E66E10"/>
    <w:rsid w:val="00E6778D"/>
    <w:rsid w:val="00E67A04"/>
    <w:rsid w:val="00E7273A"/>
    <w:rsid w:val="00E7298D"/>
    <w:rsid w:val="00E73255"/>
    <w:rsid w:val="00E73612"/>
    <w:rsid w:val="00E73A9C"/>
    <w:rsid w:val="00E75433"/>
    <w:rsid w:val="00E7658E"/>
    <w:rsid w:val="00E80917"/>
    <w:rsid w:val="00E83E1E"/>
    <w:rsid w:val="00E846E2"/>
    <w:rsid w:val="00E85B97"/>
    <w:rsid w:val="00E85DFE"/>
    <w:rsid w:val="00E86B93"/>
    <w:rsid w:val="00E87241"/>
    <w:rsid w:val="00E918F9"/>
    <w:rsid w:val="00E931D5"/>
    <w:rsid w:val="00E9721C"/>
    <w:rsid w:val="00EA0F29"/>
    <w:rsid w:val="00EA11C7"/>
    <w:rsid w:val="00EA2B6A"/>
    <w:rsid w:val="00EA2F5A"/>
    <w:rsid w:val="00EA3E4A"/>
    <w:rsid w:val="00EA4F81"/>
    <w:rsid w:val="00EA5BAD"/>
    <w:rsid w:val="00EB15C9"/>
    <w:rsid w:val="00EB485A"/>
    <w:rsid w:val="00EB4E50"/>
    <w:rsid w:val="00EB5240"/>
    <w:rsid w:val="00EB6A4B"/>
    <w:rsid w:val="00EB70A8"/>
    <w:rsid w:val="00EB737E"/>
    <w:rsid w:val="00EC0174"/>
    <w:rsid w:val="00EC0FF3"/>
    <w:rsid w:val="00EC2294"/>
    <w:rsid w:val="00EC2366"/>
    <w:rsid w:val="00EC403C"/>
    <w:rsid w:val="00EC438D"/>
    <w:rsid w:val="00EC4C94"/>
    <w:rsid w:val="00EC5762"/>
    <w:rsid w:val="00EC79E2"/>
    <w:rsid w:val="00ED0305"/>
    <w:rsid w:val="00ED0454"/>
    <w:rsid w:val="00ED0ABE"/>
    <w:rsid w:val="00ED0ACF"/>
    <w:rsid w:val="00ED2013"/>
    <w:rsid w:val="00ED2F10"/>
    <w:rsid w:val="00ED3DB8"/>
    <w:rsid w:val="00ED70BA"/>
    <w:rsid w:val="00ED7433"/>
    <w:rsid w:val="00EE10A3"/>
    <w:rsid w:val="00EE11E9"/>
    <w:rsid w:val="00EE45E7"/>
    <w:rsid w:val="00EF045A"/>
    <w:rsid w:val="00EF17DB"/>
    <w:rsid w:val="00EF1F88"/>
    <w:rsid w:val="00EF3C44"/>
    <w:rsid w:val="00EF495A"/>
    <w:rsid w:val="00EF5048"/>
    <w:rsid w:val="00EF515E"/>
    <w:rsid w:val="00EF6147"/>
    <w:rsid w:val="00F03428"/>
    <w:rsid w:val="00F03FC1"/>
    <w:rsid w:val="00F04835"/>
    <w:rsid w:val="00F053A3"/>
    <w:rsid w:val="00F06DC4"/>
    <w:rsid w:val="00F0741D"/>
    <w:rsid w:val="00F14F8A"/>
    <w:rsid w:val="00F17C84"/>
    <w:rsid w:val="00F17DF3"/>
    <w:rsid w:val="00F22E2A"/>
    <w:rsid w:val="00F23AF1"/>
    <w:rsid w:val="00F24CA3"/>
    <w:rsid w:val="00F2520F"/>
    <w:rsid w:val="00F26BD0"/>
    <w:rsid w:val="00F30CBD"/>
    <w:rsid w:val="00F31AAB"/>
    <w:rsid w:val="00F3332A"/>
    <w:rsid w:val="00F37075"/>
    <w:rsid w:val="00F376B7"/>
    <w:rsid w:val="00F40182"/>
    <w:rsid w:val="00F41F83"/>
    <w:rsid w:val="00F42F34"/>
    <w:rsid w:val="00F4539D"/>
    <w:rsid w:val="00F453BC"/>
    <w:rsid w:val="00F454E0"/>
    <w:rsid w:val="00F46F15"/>
    <w:rsid w:val="00F5046C"/>
    <w:rsid w:val="00F5168A"/>
    <w:rsid w:val="00F52992"/>
    <w:rsid w:val="00F529E9"/>
    <w:rsid w:val="00F54037"/>
    <w:rsid w:val="00F54558"/>
    <w:rsid w:val="00F55130"/>
    <w:rsid w:val="00F557BE"/>
    <w:rsid w:val="00F55D51"/>
    <w:rsid w:val="00F578A6"/>
    <w:rsid w:val="00F57F07"/>
    <w:rsid w:val="00F60C25"/>
    <w:rsid w:val="00F624DE"/>
    <w:rsid w:val="00F63D69"/>
    <w:rsid w:val="00F65691"/>
    <w:rsid w:val="00F66C2F"/>
    <w:rsid w:val="00F7584E"/>
    <w:rsid w:val="00F76609"/>
    <w:rsid w:val="00F770BA"/>
    <w:rsid w:val="00F77C00"/>
    <w:rsid w:val="00F809F9"/>
    <w:rsid w:val="00F8112C"/>
    <w:rsid w:val="00F81C3C"/>
    <w:rsid w:val="00F84C64"/>
    <w:rsid w:val="00F85DB5"/>
    <w:rsid w:val="00F8739F"/>
    <w:rsid w:val="00F87472"/>
    <w:rsid w:val="00F87CDF"/>
    <w:rsid w:val="00F92B47"/>
    <w:rsid w:val="00FA01E5"/>
    <w:rsid w:val="00FA1C6B"/>
    <w:rsid w:val="00FA2A03"/>
    <w:rsid w:val="00FA2DD0"/>
    <w:rsid w:val="00FA6700"/>
    <w:rsid w:val="00FA6992"/>
    <w:rsid w:val="00FA771A"/>
    <w:rsid w:val="00FA7D29"/>
    <w:rsid w:val="00FB35B8"/>
    <w:rsid w:val="00FB3871"/>
    <w:rsid w:val="00FB4B4A"/>
    <w:rsid w:val="00FB551B"/>
    <w:rsid w:val="00FB59BE"/>
    <w:rsid w:val="00FC01A1"/>
    <w:rsid w:val="00FC23A9"/>
    <w:rsid w:val="00FC3093"/>
    <w:rsid w:val="00FC3ECE"/>
    <w:rsid w:val="00FC484F"/>
    <w:rsid w:val="00FC5BDE"/>
    <w:rsid w:val="00FC5CC4"/>
    <w:rsid w:val="00FC5E63"/>
    <w:rsid w:val="00FC664C"/>
    <w:rsid w:val="00FD298A"/>
    <w:rsid w:val="00FD48EC"/>
    <w:rsid w:val="00FD4F8F"/>
    <w:rsid w:val="00FD6386"/>
    <w:rsid w:val="00FD67F7"/>
    <w:rsid w:val="00FD7C8D"/>
    <w:rsid w:val="00FD7DB3"/>
    <w:rsid w:val="00FE0F72"/>
    <w:rsid w:val="00FE1F73"/>
    <w:rsid w:val="00FE2D83"/>
    <w:rsid w:val="00FE4BA4"/>
    <w:rsid w:val="00FE59B2"/>
    <w:rsid w:val="00FE5C04"/>
    <w:rsid w:val="00FE79AC"/>
    <w:rsid w:val="00FF02DD"/>
    <w:rsid w:val="00FF0E12"/>
    <w:rsid w:val="00FF44EB"/>
    <w:rsid w:val="00FF51DF"/>
    <w:rsid w:val="00FF5BA4"/>
    <w:rsid w:val="0C465526"/>
    <w:rsid w:val="14B0AA24"/>
    <w:rsid w:val="1AB07F92"/>
    <w:rsid w:val="1D848A04"/>
    <w:rsid w:val="24811F20"/>
    <w:rsid w:val="2C8814FC"/>
    <w:rsid w:val="53CFF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DD"/>
  <w15:docId w15:val="{4562F82F-EEC4-41DA-B09D-1A8014D83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88D"/>
    <w:pPr>
      <w:spacing w:after="0" w:line="276" w:lineRule="auto"/>
    </w:pPr>
  </w:style>
  <w:style w:type="paragraph" w:styleId="Heading1">
    <w:name w:val="heading 1"/>
    <w:basedOn w:val="Normal"/>
    <w:next w:val="Normal"/>
    <w:link w:val="Heading1Char"/>
    <w:uiPriority w:val="9"/>
    <w:qFormat/>
    <w:rsid w:val="00A440CF"/>
    <w:pPr>
      <w:keepNext/>
      <w:keepLines/>
      <w:outlineLvl w:val="0"/>
    </w:pPr>
    <w:rPr>
      <w:rFonts w:asciiTheme="majorHAnsi" w:eastAsiaTheme="majorEastAsia" w:hAnsiTheme="majorHAnsi" w:cstheme="majorBidi"/>
      <w:sz w:val="30"/>
      <w:szCs w:val="32"/>
    </w:rPr>
  </w:style>
  <w:style w:type="paragraph" w:styleId="Heading2">
    <w:name w:val="heading 2"/>
    <w:basedOn w:val="Normal"/>
    <w:next w:val="Normal"/>
    <w:link w:val="Heading2Char"/>
    <w:uiPriority w:val="9"/>
    <w:unhideWhenUsed/>
    <w:qFormat/>
    <w:rsid w:val="00941660"/>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941660"/>
    <w:pPr>
      <w:keepNext/>
      <w:keepLines/>
      <w:spacing w:before="40"/>
      <w:outlineLvl w:val="2"/>
    </w:pPr>
    <w:rPr>
      <w:rFonts w:asciiTheme="majorHAnsi" w:eastAsiaTheme="majorEastAsia" w:hAnsiTheme="majorHAnsi"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0CF"/>
    <w:rPr>
      <w:rFonts w:asciiTheme="majorHAnsi" w:eastAsiaTheme="majorEastAsia" w:hAnsiTheme="majorHAnsi" w:cstheme="majorBidi"/>
      <w:sz w:val="30"/>
      <w:szCs w:val="32"/>
    </w:rPr>
  </w:style>
  <w:style w:type="character" w:customStyle="1" w:styleId="Heading2Char">
    <w:name w:val="Heading 2 Char"/>
    <w:basedOn w:val="DefaultParagraphFont"/>
    <w:link w:val="Heading2"/>
    <w:uiPriority w:val="9"/>
    <w:rsid w:val="00941660"/>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941660"/>
    <w:rPr>
      <w:rFonts w:asciiTheme="majorHAnsi" w:eastAsiaTheme="majorEastAsia" w:hAnsiTheme="majorHAnsi" w:cstheme="majorBidi"/>
      <w:i/>
      <w:szCs w:val="24"/>
    </w:rPr>
  </w:style>
  <w:style w:type="table" w:styleId="TableGrid">
    <w:name w:val="Table Grid"/>
    <w:basedOn w:val="TableNormal"/>
    <w:uiPriority w:val="39"/>
    <w:rsid w:val="000264F8"/>
    <w:pPr>
      <w:spacing w:after="0"/>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Theme="minorHAnsi" w:hAnsiTheme="minorHAnsi"/>
        <w:b/>
        <w:color w:val="auto"/>
        <w:sz w:val="20"/>
      </w:rPr>
      <w:tblPr/>
      <w:tcPr>
        <w:shd w:val="clear" w:color="auto" w:fill="E7E6E6" w:themeFill="background2"/>
      </w:tcPr>
    </w:tblStylePr>
    <w:tblStylePr w:type="firstCol">
      <w:pPr>
        <w:wordWrap/>
        <w:jc w:val="left"/>
      </w:pPr>
    </w:tblStylePr>
  </w:style>
  <w:style w:type="paragraph" w:styleId="NormalWeb">
    <w:name w:val="Normal (Web)"/>
    <w:basedOn w:val="Normal"/>
    <w:uiPriority w:val="99"/>
    <w:unhideWhenUsed/>
    <w:rsid w:val="00D374E2"/>
    <w:pPr>
      <w:spacing w:before="100" w:beforeAutospacing="1" w:after="144"/>
    </w:pPr>
    <w:rPr>
      <w:rFonts w:ascii="Times New Roman" w:eastAsia="Times New Roman" w:hAnsi="Times New Roman" w:cs="Times New Roman"/>
      <w:sz w:val="24"/>
      <w:szCs w:val="24"/>
    </w:rPr>
  </w:style>
  <w:style w:type="paragraph" w:styleId="ListParagraph">
    <w:name w:val="List Paragraph"/>
    <w:basedOn w:val="Normal"/>
    <w:uiPriority w:val="34"/>
    <w:qFormat/>
    <w:rsid w:val="0000788D"/>
    <w:pPr>
      <w:ind w:left="720"/>
      <w:contextualSpacing/>
    </w:pPr>
  </w:style>
  <w:style w:type="paragraph" w:styleId="Caption">
    <w:name w:val="caption"/>
    <w:basedOn w:val="Normal"/>
    <w:next w:val="Normal"/>
    <w:uiPriority w:val="35"/>
    <w:unhideWhenUsed/>
    <w:qFormat/>
    <w:rsid w:val="0000788D"/>
    <w:pPr>
      <w:spacing w:after="120" w:line="240" w:lineRule="auto"/>
    </w:pPr>
    <w:rPr>
      <w:iCs/>
      <w:sz w:val="20"/>
      <w:szCs w:val="18"/>
    </w:rPr>
  </w:style>
  <w:style w:type="paragraph" w:styleId="FootnoteText">
    <w:name w:val="footnote text"/>
    <w:basedOn w:val="Normal"/>
    <w:link w:val="FootnoteTextChar"/>
    <w:uiPriority w:val="99"/>
    <w:semiHidden/>
    <w:unhideWhenUsed/>
    <w:rsid w:val="00674180"/>
    <w:pPr>
      <w:spacing w:line="240" w:lineRule="auto"/>
    </w:pPr>
    <w:rPr>
      <w:rFonts w:eastAsiaTheme="minorEastAsia"/>
      <w:sz w:val="20"/>
      <w:szCs w:val="20"/>
      <w:lang w:val="en-CA"/>
    </w:rPr>
  </w:style>
  <w:style w:type="character" w:customStyle="1" w:styleId="FootnoteTextChar">
    <w:name w:val="Footnote Text Char"/>
    <w:basedOn w:val="DefaultParagraphFont"/>
    <w:link w:val="FootnoteText"/>
    <w:uiPriority w:val="99"/>
    <w:semiHidden/>
    <w:rsid w:val="00674180"/>
    <w:rPr>
      <w:rFonts w:eastAsiaTheme="minorEastAsia"/>
      <w:sz w:val="20"/>
      <w:szCs w:val="20"/>
      <w:lang w:val="en-CA"/>
    </w:rPr>
  </w:style>
  <w:style w:type="character" w:styleId="FootnoteReference">
    <w:name w:val="footnote reference"/>
    <w:basedOn w:val="DefaultParagraphFont"/>
    <w:uiPriority w:val="99"/>
    <w:semiHidden/>
    <w:unhideWhenUsed/>
    <w:rsid w:val="00674180"/>
    <w:rPr>
      <w:vertAlign w:val="superscript"/>
    </w:rPr>
  </w:style>
  <w:style w:type="character" w:styleId="Hyperlink">
    <w:name w:val="Hyperlink"/>
    <w:basedOn w:val="DefaultParagraphFont"/>
    <w:uiPriority w:val="99"/>
    <w:unhideWhenUsed/>
    <w:rsid w:val="00674180"/>
    <w:rPr>
      <w:color w:val="0000FF"/>
      <w:u w:val="single"/>
    </w:rPr>
  </w:style>
  <w:style w:type="table" w:customStyle="1" w:styleId="TableGridLight1">
    <w:name w:val="Table Grid Light1"/>
    <w:basedOn w:val="TableNormal"/>
    <w:uiPriority w:val="40"/>
    <w:rsid w:val="00450D6E"/>
    <w:pPr>
      <w:spacing w:after="0" w:line="240" w:lineRule="auto"/>
    </w:pPr>
    <w:rPr>
      <w:rFonts w:eastAsiaTheme="minorEastAsia"/>
      <w:lang w:val="en-C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00788D"/>
    <w:pPr>
      <w:spacing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00788D"/>
    <w:rPr>
      <w:rFonts w:asciiTheme="majorHAnsi" w:eastAsiaTheme="majorEastAsia" w:hAnsiTheme="majorHAnsi" w:cstheme="majorBidi"/>
      <w:spacing w:val="-10"/>
      <w:kern w:val="28"/>
      <w:sz w:val="36"/>
      <w:szCs w:val="56"/>
    </w:rPr>
  </w:style>
  <w:style w:type="character" w:customStyle="1" w:styleId="UnresolvedMention1">
    <w:name w:val="Unresolved Mention1"/>
    <w:basedOn w:val="DefaultParagraphFont"/>
    <w:uiPriority w:val="99"/>
    <w:semiHidden/>
    <w:unhideWhenUsed/>
    <w:rsid w:val="00B32137"/>
    <w:rPr>
      <w:color w:val="605E5C"/>
      <w:shd w:val="clear" w:color="auto" w:fill="E1DFDD"/>
    </w:rPr>
  </w:style>
  <w:style w:type="character" w:styleId="FollowedHyperlink">
    <w:name w:val="FollowedHyperlink"/>
    <w:basedOn w:val="DefaultParagraphFont"/>
    <w:uiPriority w:val="99"/>
    <w:semiHidden/>
    <w:unhideWhenUsed/>
    <w:rsid w:val="003519AD"/>
    <w:rPr>
      <w:color w:val="954F72" w:themeColor="followedHyperlink"/>
      <w:u w:val="single"/>
    </w:rPr>
  </w:style>
  <w:style w:type="character" w:styleId="CommentReference">
    <w:name w:val="annotation reference"/>
    <w:basedOn w:val="DefaultParagraphFont"/>
    <w:uiPriority w:val="99"/>
    <w:semiHidden/>
    <w:unhideWhenUsed/>
    <w:rsid w:val="0049370C"/>
    <w:rPr>
      <w:sz w:val="16"/>
      <w:szCs w:val="16"/>
    </w:rPr>
  </w:style>
  <w:style w:type="paragraph" w:styleId="CommentText">
    <w:name w:val="annotation text"/>
    <w:basedOn w:val="Normal"/>
    <w:link w:val="CommentTextChar"/>
    <w:uiPriority w:val="99"/>
    <w:unhideWhenUsed/>
    <w:rsid w:val="0049370C"/>
    <w:pPr>
      <w:spacing w:line="240" w:lineRule="auto"/>
    </w:pPr>
    <w:rPr>
      <w:sz w:val="20"/>
      <w:szCs w:val="20"/>
    </w:rPr>
  </w:style>
  <w:style w:type="character" w:customStyle="1" w:styleId="CommentTextChar">
    <w:name w:val="Comment Text Char"/>
    <w:basedOn w:val="DefaultParagraphFont"/>
    <w:link w:val="CommentText"/>
    <w:uiPriority w:val="99"/>
    <w:rsid w:val="0049370C"/>
    <w:rPr>
      <w:sz w:val="20"/>
      <w:szCs w:val="20"/>
    </w:rPr>
  </w:style>
  <w:style w:type="paragraph" w:styleId="CommentSubject">
    <w:name w:val="annotation subject"/>
    <w:basedOn w:val="CommentText"/>
    <w:next w:val="CommentText"/>
    <w:link w:val="CommentSubjectChar"/>
    <w:uiPriority w:val="99"/>
    <w:semiHidden/>
    <w:unhideWhenUsed/>
    <w:rsid w:val="0049370C"/>
    <w:rPr>
      <w:b/>
      <w:bCs/>
    </w:rPr>
  </w:style>
  <w:style w:type="character" w:customStyle="1" w:styleId="CommentSubjectChar">
    <w:name w:val="Comment Subject Char"/>
    <w:basedOn w:val="CommentTextChar"/>
    <w:link w:val="CommentSubject"/>
    <w:uiPriority w:val="99"/>
    <w:semiHidden/>
    <w:rsid w:val="0049370C"/>
    <w:rPr>
      <w:b/>
      <w:bCs/>
      <w:sz w:val="20"/>
      <w:szCs w:val="20"/>
    </w:rPr>
  </w:style>
  <w:style w:type="paragraph" w:styleId="BalloonText">
    <w:name w:val="Balloon Text"/>
    <w:basedOn w:val="Normal"/>
    <w:link w:val="BalloonTextChar"/>
    <w:uiPriority w:val="99"/>
    <w:semiHidden/>
    <w:unhideWhenUsed/>
    <w:rsid w:val="004937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70C"/>
    <w:rPr>
      <w:rFonts w:ascii="Segoe UI" w:hAnsi="Segoe UI" w:cs="Segoe UI"/>
      <w:sz w:val="18"/>
      <w:szCs w:val="18"/>
    </w:rPr>
  </w:style>
  <w:style w:type="character" w:customStyle="1" w:styleId="UnresolvedMention2">
    <w:name w:val="Unresolved Mention2"/>
    <w:basedOn w:val="DefaultParagraphFont"/>
    <w:uiPriority w:val="99"/>
    <w:semiHidden/>
    <w:unhideWhenUsed/>
    <w:rsid w:val="00EC79E2"/>
    <w:rPr>
      <w:color w:val="605E5C"/>
      <w:shd w:val="clear" w:color="auto" w:fill="E1DFDD"/>
    </w:rPr>
  </w:style>
  <w:style w:type="paragraph" w:styleId="Revision">
    <w:name w:val="Revision"/>
    <w:hidden/>
    <w:uiPriority w:val="99"/>
    <w:semiHidden/>
    <w:rsid w:val="00CD4540"/>
    <w:pPr>
      <w:spacing w:after="0" w:line="240" w:lineRule="auto"/>
    </w:pPr>
  </w:style>
  <w:style w:type="paragraph" w:customStyle="1" w:styleId="msonormal0">
    <w:name w:val="msonormal"/>
    <w:basedOn w:val="Normal"/>
    <w:rsid w:val="00DD455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3">
    <w:name w:val="xl63"/>
    <w:basedOn w:val="Normal"/>
    <w:rsid w:val="00DD4556"/>
    <w:pPr>
      <w:spacing w:before="100" w:beforeAutospacing="1" w:after="100" w:afterAutospacing="1" w:line="240" w:lineRule="auto"/>
    </w:pPr>
    <w:rPr>
      <w:rFonts w:ascii="Times New Roman" w:eastAsia="Times New Roman" w:hAnsi="Times New Roman" w:cs="Times New Roman"/>
      <w:sz w:val="20"/>
      <w:szCs w:val="20"/>
      <w:lang w:val="en-CA" w:eastAsia="en-CA"/>
    </w:rPr>
  </w:style>
  <w:style w:type="paragraph" w:customStyle="1" w:styleId="xl64">
    <w:name w:val="xl64"/>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paragraph" w:customStyle="1" w:styleId="xl65">
    <w:name w:val="xl65"/>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character" w:styleId="UnresolvedMention">
    <w:name w:val="Unresolved Mention"/>
    <w:basedOn w:val="DefaultParagraphFont"/>
    <w:uiPriority w:val="99"/>
    <w:semiHidden/>
    <w:unhideWhenUsed/>
    <w:rsid w:val="00915421"/>
    <w:rPr>
      <w:color w:val="605E5C"/>
      <w:shd w:val="clear" w:color="auto" w:fill="E1DFDD"/>
    </w:rPr>
  </w:style>
  <w:style w:type="paragraph" w:styleId="Header">
    <w:name w:val="header"/>
    <w:basedOn w:val="Normal"/>
    <w:link w:val="HeaderChar"/>
    <w:uiPriority w:val="99"/>
    <w:unhideWhenUsed/>
    <w:rsid w:val="00E12B7D"/>
    <w:pPr>
      <w:tabs>
        <w:tab w:val="center" w:pos="4680"/>
        <w:tab w:val="right" w:pos="9360"/>
      </w:tabs>
      <w:spacing w:line="240" w:lineRule="auto"/>
    </w:pPr>
  </w:style>
  <w:style w:type="character" w:customStyle="1" w:styleId="HeaderChar">
    <w:name w:val="Header Char"/>
    <w:basedOn w:val="DefaultParagraphFont"/>
    <w:link w:val="Header"/>
    <w:uiPriority w:val="99"/>
    <w:rsid w:val="00E12B7D"/>
  </w:style>
  <w:style w:type="paragraph" w:styleId="Footer">
    <w:name w:val="footer"/>
    <w:basedOn w:val="Normal"/>
    <w:link w:val="FooterChar"/>
    <w:uiPriority w:val="99"/>
    <w:unhideWhenUsed/>
    <w:rsid w:val="00E12B7D"/>
    <w:pPr>
      <w:tabs>
        <w:tab w:val="center" w:pos="4680"/>
        <w:tab w:val="right" w:pos="9360"/>
      </w:tabs>
      <w:spacing w:line="240" w:lineRule="auto"/>
    </w:pPr>
  </w:style>
  <w:style w:type="character" w:customStyle="1" w:styleId="FooterChar">
    <w:name w:val="Footer Char"/>
    <w:basedOn w:val="DefaultParagraphFont"/>
    <w:link w:val="Footer"/>
    <w:uiPriority w:val="99"/>
    <w:rsid w:val="00E12B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861">
      <w:bodyDiv w:val="1"/>
      <w:marLeft w:val="0"/>
      <w:marRight w:val="0"/>
      <w:marTop w:val="0"/>
      <w:marBottom w:val="0"/>
      <w:divBdr>
        <w:top w:val="none" w:sz="0" w:space="0" w:color="auto"/>
        <w:left w:val="none" w:sz="0" w:space="0" w:color="auto"/>
        <w:bottom w:val="none" w:sz="0" w:space="0" w:color="auto"/>
        <w:right w:val="none" w:sz="0" w:space="0" w:color="auto"/>
      </w:divBdr>
    </w:div>
    <w:div w:id="8603296">
      <w:bodyDiv w:val="1"/>
      <w:marLeft w:val="0"/>
      <w:marRight w:val="0"/>
      <w:marTop w:val="0"/>
      <w:marBottom w:val="0"/>
      <w:divBdr>
        <w:top w:val="none" w:sz="0" w:space="0" w:color="auto"/>
        <w:left w:val="none" w:sz="0" w:space="0" w:color="auto"/>
        <w:bottom w:val="none" w:sz="0" w:space="0" w:color="auto"/>
        <w:right w:val="none" w:sz="0" w:space="0" w:color="auto"/>
      </w:divBdr>
    </w:div>
    <w:div w:id="120536692">
      <w:bodyDiv w:val="1"/>
      <w:marLeft w:val="0"/>
      <w:marRight w:val="0"/>
      <w:marTop w:val="0"/>
      <w:marBottom w:val="0"/>
      <w:divBdr>
        <w:top w:val="none" w:sz="0" w:space="0" w:color="auto"/>
        <w:left w:val="none" w:sz="0" w:space="0" w:color="auto"/>
        <w:bottom w:val="none" w:sz="0" w:space="0" w:color="auto"/>
        <w:right w:val="none" w:sz="0" w:space="0" w:color="auto"/>
      </w:divBdr>
    </w:div>
    <w:div w:id="228225529">
      <w:bodyDiv w:val="1"/>
      <w:marLeft w:val="0"/>
      <w:marRight w:val="0"/>
      <w:marTop w:val="0"/>
      <w:marBottom w:val="0"/>
      <w:divBdr>
        <w:top w:val="none" w:sz="0" w:space="0" w:color="auto"/>
        <w:left w:val="none" w:sz="0" w:space="0" w:color="auto"/>
        <w:bottom w:val="none" w:sz="0" w:space="0" w:color="auto"/>
        <w:right w:val="none" w:sz="0" w:space="0" w:color="auto"/>
      </w:divBdr>
      <w:divsChild>
        <w:div w:id="1049500841">
          <w:marLeft w:val="0"/>
          <w:marRight w:val="0"/>
          <w:marTop w:val="0"/>
          <w:marBottom w:val="0"/>
          <w:divBdr>
            <w:top w:val="none" w:sz="0" w:space="0" w:color="auto"/>
            <w:left w:val="none" w:sz="0" w:space="0" w:color="auto"/>
            <w:bottom w:val="none" w:sz="0" w:space="0" w:color="auto"/>
            <w:right w:val="none" w:sz="0" w:space="0" w:color="auto"/>
          </w:divBdr>
          <w:divsChild>
            <w:div w:id="1092359952">
              <w:marLeft w:val="0"/>
              <w:marRight w:val="0"/>
              <w:marTop w:val="0"/>
              <w:marBottom w:val="0"/>
              <w:divBdr>
                <w:top w:val="none" w:sz="0" w:space="0" w:color="auto"/>
                <w:left w:val="none" w:sz="0" w:space="0" w:color="auto"/>
                <w:bottom w:val="none" w:sz="0" w:space="0" w:color="auto"/>
                <w:right w:val="none" w:sz="0" w:space="0" w:color="auto"/>
              </w:divBdr>
              <w:divsChild>
                <w:div w:id="2410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587829">
      <w:bodyDiv w:val="1"/>
      <w:marLeft w:val="0"/>
      <w:marRight w:val="0"/>
      <w:marTop w:val="0"/>
      <w:marBottom w:val="0"/>
      <w:divBdr>
        <w:top w:val="none" w:sz="0" w:space="0" w:color="auto"/>
        <w:left w:val="none" w:sz="0" w:space="0" w:color="auto"/>
        <w:bottom w:val="none" w:sz="0" w:space="0" w:color="auto"/>
        <w:right w:val="none" w:sz="0" w:space="0" w:color="auto"/>
      </w:divBdr>
    </w:div>
    <w:div w:id="424032570">
      <w:bodyDiv w:val="1"/>
      <w:marLeft w:val="0"/>
      <w:marRight w:val="0"/>
      <w:marTop w:val="0"/>
      <w:marBottom w:val="0"/>
      <w:divBdr>
        <w:top w:val="none" w:sz="0" w:space="0" w:color="auto"/>
        <w:left w:val="none" w:sz="0" w:space="0" w:color="auto"/>
        <w:bottom w:val="none" w:sz="0" w:space="0" w:color="auto"/>
        <w:right w:val="none" w:sz="0" w:space="0" w:color="auto"/>
      </w:divBdr>
    </w:div>
    <w:div w:id="424153724">
      <w:bodyDiv w:val="1"/>
      <w:marLeft w:val="0"/>
      <w:marRight w:val="0"/>
      <w:marTop w:val="0"/>
      <w:marBottom w:val="0"/>
      <w:divBdr>
        <w:top w:val="none" w:sz="0" w:space="0" w:color="auto"/>
        <w:left w:val="none" w:sz="0" w:space="0" w:color="auto"/>
        <w:bottom w:val="none" w:sz="0" w:space="0" w:color="auto"/>
        <w:right w:val="none" w:sz="0" w:space="0" w:color="auto"/>
      </w:divBdr>
      <w:divsChild>
        <w:div w:id="728727545">
          <w:marLeft w:val="0"/>
          <w:marRight w:val="0"/>
          <w:marTop w:val="0"/>
          <w:marBottom w:val="0"/>
          <w:divBdr>
            <w:top w:val="none" w:sz="0" w:space="0" w:color="auto"/>
            <w:left w:val="none" w:sz="0" w:space="0" w:color="auto"/>
            <w:bottom w:val="none" w:sz="0" w:space="0" w:color="auto"/>
            <w:right w:val="none" w:sz="0" w:space="0" w:color="auto"/>
          </w:divBdr>
        </w:div>
      </w:divsChild>
    </w:div>
    <w:div w:id="498232132">
      <w:bodyDiv w:val="1"/>
      <w:marLeft w:val="0"/>
      <w:marRight w:val="0"/>
      <w:marTop w:val="0"/>
      <w:marBottom w:val="0"/>
      <w:divBdr>
        <w:top w:val="none" w:sz="0" w:space="0" w:color="auto"/>
        <w:left w:val="none" w:sz="0" w:space="0" w:color="auto"/>
        <w:bottom w:val="none" w:sz="0" w:space="0" w:color="auto"/>
        <w:right w:val="none" w:sz="0" w:space="0" w:color="auto"/>
      </w:divBdr>
    </w:div>
    <w:div w:id="582376406">
      <w:bodyDiv w:val="1"/>
      <w:marLeft w:val="0"/>
      <w:marRight w:val="0"/>
      <w:marTop w:val="0"/>
      <w:marBottom w:val="0"/>
      <w:divBdr>
        <w:top w:val="none" w:sz="0" w:space="0" w:color="auto"/>
        <w:left w:val="none" w:sz="0" w:space="0" w:color="auto"/>
        <w:bottom w:val="none" w:sz="0" w:space="0" w:color="auto"/>
        <w:right w:val="none" w:sz="0" w:space="0" w:color="auto"/>
      </w:divBdr>
    </w:div>
    <w:div w:id="594826547">
      <w:bodyDiv w:val="1"/>
      <w:marLeft w:val="0"/>
      <w:marRight w:val="0"/>
      <w:marTop w:val="0"/>
      <w:marBottom w:val="0"/>
      <w:divBdr>
        <w:top w:val="none" w:sz="0" w:space="0" w:color="auto"/>
        <w:left w:val="none" w:sz="0" w:space="0" w:color="auto"/>
        <w:bottom w:val="none" w:sz="0" w:space="0" w:color="auto"/>
        <w:right w:val="none" w:sz="0" w:space="0" w:color="auto"/>
      </w:divBdr>
    </w:div>
    <w:div w:id="630793203">
      <w:bodyDiv w:val="1"/>
      <w:marLeft w:val="0"/>
      <w:marRight w:val="0"/>
      <w:marTop w:val="0"/>
      <w:marBottom w:val="0"/>
      <w:divBdr>
        <w:top w:val="none" w:sz="0" w:space="0" w:color="auto"/>
        <w:left w:val="none" w:sz="0" w:space="0" w:color="auto"/>
        <w:bottom w:val="none" w:sz="0" w:space="0" w:color="auto"/>
        <w:right w:val="none" w:sz="0" w:space="0" w:color="auto"/>
      </w:divBdr>
      <w:divsChild>
        <w:div w:id="474756067">
          <w:marLeft w:val="0"/>
          <w:marRight w:val="0"/>
          <w:marTop w:val="0"/>
          <w:marBottom w:val="0"/>
          <w:divBdr>
            <w:top w:val="none" w:sz="0" w:space="0" w:color="auto"/>
            <w:left w:val="none" w:sz="0" w:space="0" w:color="auto"/>
            <w:bottom w:val="none" w:sz="0" w:space="0" w:color="auto"/>
            <w:right w:val="none" w:sz="0" w:space="0" w:color="auto"/>
          </w:divBdr>
        </w:div>
      </w:divsChild>
    </w:div>
    <w:div w:id="841237430">
      <w:bodyDiv w:val="1"/>
      <w:marLeft w:val="0"/>
      <w:marRight w:val="0"/>
      <w:marTop w:val="0"/>
      <w:marBottom w:val="0"/>
      <w:divBdr>
        <w:top w:val="none" w:sz="0" w:space="0" w:color="auto"/>
        <w:left w:val="none" w:sz="0" w:space="0" w:color="auto"/>
        <w:bottom w:val="none" w:sz="0" w:space="0" w:color="auto"/>
        <w:right w:val="none" w:sz="0" w:space="0" w:color="auto"/>
      </w:divBdr>
    </w:div>
    <w:div w:id="863909684">
      <w:bodyDiv w:val="1"/>
      <w:marLeft w:val="0"/>
      <w:marRight w:val="0"/>
      <w:marTop w:val="0"/>
      <w:marBottom w:val="0"/>
      <w:divBdr>
        <w:top w:val="none" w:sz="0" w:space="0" w:color="auto"/>
        <w:left w:val="none" w:sz="0" w:space="0" w:color="auto"/>
        <w:bottom w:val="none" w:sz="0" w:space="0" w:color="auto"/>
        <w:right w:val="none" w:sz="0" w:space="0" w:color="auto"/>
      </w:divBdr>
    </w:div>
    <w:div w:id="904488582">
      <w:bodyDiv w:val="1"/>
      <w:marLeft w:val="0"/>
      <w:marRight w:val="0"/>
      <w:marTop w:val="0"/>
      <w:marBottom w:val="0"/>
      <w:divBdr>
        <w:top w:val="none" w:sz="0" w:space="0" w:color="auto"/>
        <w:left w:val="none" w:sz="0" w:space="0" w:color="auto"/>
        <w:bottom w:val="none" w:sz="0" w:space="0" w:color="auto"/>
        <w:right w:val="none" w:sz="0" w:space="0" w:color="auto"/>
      </w:divBdr>
    </w:div>
    <w:div w:id="912009573">
      <w:bodyDiv w:val="1"/>
      <w:marLeft w:val="0"/>
      <w:marRight w:val="0"/>
      <w:marTop w:val="0"/>
      <w:marBottom w:val="0"/>
      <w:divBdr>
        <w:top w:val="none" w:sz="0" w:space="0" w:color="auto"/>
        <w:left w:val="none" w:sz="0" w:space="0" w:color="auto"/>
        <w:bottom w:val="none" w:sz="0" w:space="0" w:color="auto"/>
        <w:right w:val="none" w:sz="0" w:space="0" w:color="auto"/>
      </w:divBdr>
    </w:div>
    <w:div w:id="917712402">
      <w:bodyDiv w:val="1"/>
      <w:marLeft w:val="0"/>
      <w:marRight w:val="0"/>
      <w:marTop w:val="0"/>
      <w:marBottom w:val="0"/>
      <w:divBdr>
        <w:top w:val="none" w:sz="0" w:space="0" w:color="auto"/>
        <w:left w:val="none" w:sz="0" w:space="0" w:color="auto"/>
        <w:bottom w:val="none" w:sz="0" w:space="0" w:color="auto"/>
        <w:right w:val="none" w:sz="0" w:space="0" w:color="auto"/>
      </w:divBdr>
    </w:div>
    <w:div w:id="1047876263">
      <w:bodyDiv w:val="1"/>
      <w:marLeft w:val="0"/>
      <w:marRight w:val="0"/>
      <w:marTop w:val="0"/>
      <w:marBottom w:val="0"/>
      <w:divBdr>
        <w:top w:val="none" w:sz="0" w:space="0" w:color="auto"/>
        <w:left w:val="none" w:sz="0" w:space="0" w:color="auto"/>
        <w:bottom w:val="none" w:sz="0" w:space="0" w:color="auto"/>
        <w:right w:val="none" w:sz="0" w:space="0" w:color="auto"/>
      </w:divBdr>
    </w:div>
    <w:div w:id="1124038692">
      <w:bodyDiv w:val="1"/>
      <w:marLeft w:val="0"/>
      <w:marRight w:val="0"/>
      <w:marTop w:val="0"/>
      <w:marBottom w:val="0"/>
      <w:divBdr>
        <w:top w:val="none" w:sz="0" w:space="0" w:color="auto"/>
        <w:left w:val="none" w:sz="0" w:space="0" w:color="auto"/>
        <w:bottom w:val="none" w:sz="0" w:space="0" w:color="auto"/>
        <w:right w:val="none" w:sz="0" w:space="0" w:color="auto"/>
      </w:divBdr>
    </w:div>
    <w:div w:id="1208837202">
      <w:bodyDiv w:val="1"/>
      <w:marLeft w:val="0"/>
      <w:marRight w:val="0"/>
      <w:marTop w:val="0"/>
      <w:marBottom w:val="0"/>
      <w:divBdr>
        <w:top w:val="none" w:sz="0" w:space="0" w:color="auto"/>
        <w:left w:val="none" w:sz="0" w:space="0" w:color="auto"/>
        <w:bottom w:val="none" w:sz="0" w:space="0" w:color="auto"/>
        <w:right w:val="none" w:sz="0" w:space="0" w:color="auto"/>
      </w:divBdr>
    </w:div>
    <w:div w:id="1219824256">
      <w:bodyDiv w:val="1"/>
      <w:marLeft w:val="0"/>
      <w:marRight w:val="0"/>
      <w:marTop w:val="0"/>
      <w:marBottom w:val="0"/>
      <w:divBdr>
        <w:top w:val="none" w:sz="0" w:space="0" w:color="auto"/>
        <w:left w:val="none" w:sz="0" w:space="0" w:color="auto"/>
        <w:bottom w:val="none" w:sz="0" w:space="0" w:color="auto"/>
        <w:right w:val="none" w:sz="0" w:space="0" w:color="auto"/>
      </w:divBdr>
    </w:div>
    <w:div w:id="1284650060">
      <w:bodyDiv w:val="1"/>
      <w:marLeft w:val="0"/>
      <w:marRight w:val="0"/>
      <w:marTop w:val="0"/>
      <w:marBottom w:val="0"/>
      <w:divBdr>
        <w:top w:val="none" w:sz="0" w:space="0" w:color="auto"/>
        <w:left w:val="none" w:sz="0" w:space="0" w:color="auto"/>
        <w:bottom w:val="none" w:sz="0" w:space="0" w:color="auto"/>
        <w:right w:val="none" w:sz="0" w:space="0" w:color="auto"/>
      </w:divBdr>
    </w:div>
    <w:div w:id="1323893793">
      <w:bodyDiv w:val="1"/>
      <w:marLeft w:val="0"/>
      <w:marRight w:val="0"/>
      <w:marTop w:val="0"/>
      <w:marBottom w:val="0"/>
      <w:divBdr>
        <w:top w:val="none" w:sz="0" w:space="0" w:color="auto"/>
        <w:left w:val="none" w:sz="0" w:space="0" w:color="auto"/>
        <w:bottom w:val="none" w:sz="0" w:space="0" w:color="auto"/>
        <w:right w:val="none" w:sz="0" w:space="0" w:color="auto"/>
      </w:divBdr>
    </w:div>
    <w:div w:id="1392118035">
      <w:bodyDiv w:val="1"/>
      <w:marLeft w:val="0"/>
      <w:marRight w:val="0"/>
      <w:marTop w:val="0"/>
      <w:marBottom w:val="0"/>
      <w:divBdr>
        <w:top w:val="none" w:sz="0" w:space="0" w:color="auto"/>
        <w:left w:val="none" w:sz="0" w:space="0" w:color="auto"/>
        <w:bottom w:val="none" w:sz="0" w:space="0" w:color="auto"/>
        <w:right w:val="none" w:sz="0" w:space="0" w:color="auto"/>
      </w:divBdr>
    </w:div>
    <w:div w:id="1413284074">
      <w:bodyDiv w:val="1"/>
      <w:marLeft w:val="0"/>
      <w:marRight w:val="0"/>
      <w:marTop w:val="0"/>
      <w:marBottom w:val="0"/>
      <w:divBdr>
        <w:top w:val="none" w:sz="0" w:space="0" w:color="auto"/>
        <w:left w:val="none" w:sz="0" w:space="0" w:color="auto"/>
        <w:bottom w:val="none" w:sz="0" w:space="0" w:color="auto"/>
        <w:right w:val="none" w:sz="0" w:space="0" w:color="auto"/>
      </w:divBdr>
    </w:div>
    <w:div w:id="1413312498">
      <w:bodyDiv w:val="1"/>
      <w:marLeft w:val="0"/>
      <w:marRight w:val="0"/>
      <w:marTop w:val="0"/>
      <w:marBottom w:val="0"/>
      <w:divBdr>
        <w:top w:val="none" w:sz="0" w:space="0" w:color="auto"/>
        <w:left w:val="none" w:sz="0" w:space="0" w:color="auto"/>
        <w:bottom w:val="none" w:sz="0" w:space="0" w:color="auto"/>
        <w:right w:val="none" w:sz="0" w:space="0" w:color="auto"/>
      </w:divBdr>
    </w:div>
    <w:div w:id="1476335922">
      <w:bodyDiv w:val="1"/>
      <w:marLeft w:val="0"/>
      <w:marRight w:val="0"/>
      <w:marTop w:val="0"/>
      <w:marBottom w:val="0"/>
      <w:divBdr>
        <w:top w:val="none" w:sz="0" w:space="0" w:color="auto"/>
        <w:left w:val="none" w:sz="0" w:space="0" w:color="auto"/>
        <w:bottom w:val="none" w:sz="0" w:space="0" w:color="auto"/>
        <w:right w:val="none" w:sz="0" w:space="0" w:color="auto"/>
      </w:divBdr>
    </w:div>
    <w:div w:id="1649743550">
      <w:bodyDiv w:val="1"/>
      <w:marLeft w:val="0"/>
      <w:marRight w:val="0"/>
      <w:marTop w:val="0"/>
      <w:marBottom w:val="0"/>
      <w:divBdr>
        <w:top w:val="none" w:sz="0" w:space="0" w:color="auto"/>
        <w:left w:val="none" w:sz="0" w:space="0" w:color="auto"/>
        <w:bottom w:val="none" w:sz="0" w:space="0" w:color="auto"/>
        <w:right w:val="none" w:sz="0" w:space="0" w:color="auto"/>
      </w:divBdr>
    </w:div>
    <w:div w:id="1657143386">
      <w:bodyDiv w:val="1"/>
      <w:marLeft w:val="0"/>
      <w:marRight w:val="0"/>
      <w:marTop w:val="0"/>
      <w:marBottom w:val="0"/>
      <w:divBdr>
        <w:top w:val="none" w:sz="0" w:space="0" w:color="auto"/>
        <w:left w:val="none" w:sz="0" w:space="0" w:color="auto"/>
        <w:bottom w:val="none" w:sz="0" w:space="0" w:color="auto"/>
        <w:right w:val="none" w:sz="0" w:space="0" w:color="auto"/>
      </w:divBdr>
    </w:div>
    <w:div w:id="1776516217">
      <w:bodyDiv w:val="1"/>
      <w:marLeft w:val="0"/>
      <w:marRight w:val="0"/>
      <w:marTop w:val="0"/>
      <w:marBottom w:val="0"/>
      <w:divBdr>
        <w:top w:val="none" w:sz="0" w:space="0" w:color="auto"/>
        <w:left w:val="none" w:sz="0" w:space="0" w:color="auto"/>
        <w:bottom w:val="none" w:sz="0" w:space="0" w:color="auto"/>
        <w:right w:val="none" w:sz="0" w:space="0" w:color="auto"/>
      </w:divBdr>
      <w:divsChild>
        <w:div w:id="233125329">
          <w:marLeft w:val="0"/>
          <w:marRight w:val="0"/>
          <w:marTop w:val="0"/>
          <w:marBottom w:val="0"/>
          <w:divBdr>
            <w:top w:val="none" w:sz="0" w:space="0" w:color="auto"/>
            <w:left w:val="none" w:sz="0" w:space="0" w:color="auto"/>
            <w:bottom w:val="none" w:sz="0" w:space="0" w:color="auto"/>
            <w:right w:val="none" w:sz="0" w:space="0" w:color="auto"/>
          </w:divBdr>
        </w:div>
        <w:div w:id="461535797">
          <w:marLeft w:val="0"/>
          <w:marRight w:val="0"/>
          <w:marTop w:val="0"/>
          <w:marBottom w:val="0"/>
          <w:divBdr>
            <w:top w:val="none" w:sz="0" w:space="0" w:color="auto"/>
            <w:left w:val="none" w:sz="0" w:space="0" w:color="auto"/>
            <w:bottom w:val="none" w:sz="0" w:space="0" w:color="auto"/>
            <w:right w:val="none" w:sz="0" w:space="0" w:color="auto"/>
          </w:divBdr>
        </w:div>
      </w:divsChild>
    </w:div>
    <w:div w:id="1793016395">
      <w:bodyDiv w:val="1"/>
      <w:marLeft w:val="0"/>
      <w:marRight w:val="0"/>
      <w:marTop w:val="0"/>
      <w:marBottom w:val="0"/>
      <w:divBdr>
        <w:top w:val="none" w:sz="0" w:space="0" w:color="auto"/>
        <w:left w:val="none" w:sz="0" w:space="0" w:color="auto"/>
        <w:bottom w:val="none" w:sz="0" w:space="0" w:color="auto"/>
        <w:right w:val="none" w:sz="0" w:space="0" w:color="auto"/>
      </w:divBdr>
    </w:div>
    <w:div w:id="1799375599">
      <w:bodyDiv w:val="1"/>
      <w:marLeft w:val="0"/>
      <w:marRight w:val="0"/>
      <w:marTop w:val="0"/>
      <w:marBottom w:val="0"/>
      <w:divBdr>
        <w:top w:val="none" w:sz="0" w:space="0" w:color="auto"/>
        <w:left w:val="none" w:sz="0" w:space="0" w:color="auto"/>
        <w:bottom w:val="none" w:sz="0" w:space="0" w:color="auto"/>
        <w:right w:val="none" w:sz="0" w:space="0" w:color="auto"/>
      </w:divBdr>
    </w:div>
    <w:div w:id="1865753659">
      <w:bodyDiv w:val="1"/>
      <w:marLeft w:val="0"/>
      <w:marRight w:val="0"/>
      <w:marTop w:val="0"/>
      <w:marBottom w:val="0"/>
      <w:divBdr>
        <w:top w:val="none" w:sz="0" w:space="0" w:color="auto"/>
        <w:left w:val="none" w:sz="0" w:space="0" w:color="auto"/>
        <w:bottom w:val="none" w:sz="0" w:space="0" w:color="auto"/>
        <w:right w:val="none" w:sz="0" w:space="0" w:color="auto"/>
      </w:divBdr>
    </w:div>
    <w:div w:id="1953511553">
      <w:bodyDiv w:val="1"/>
      <w:marLeft w:val="0"/>
      <w:marRight w:val="0"/>
      <w:marTop w:val="0"/>
      <w:marBottom w:val="0"/>
      <w:divBdr>
        <w:top w:val="none" w:sz="0" w:space="0" w:color="auto"/>
        <w:left w:val="none" w:sz="0" w:space="0" w:color="auto"/>
        <w:bottom w:val="none" w:sz="0" w:space="0" w:color="auto"/>
        <w:right w:val="none" w:sz="0" w:space="0" w:color="auto"/>
      </w:divBdr>
    </w:div>
    <w:div w:id="1954747712">
      <w:bodyDiv w:val="1"/>
      <w:marLeft w:val="0"/>
      <w:marRight w:val="0"/>
      <w:marTop w:val="0"/>
      <w:marBottom w:val="0"/>
      <w:divBdr>
        <w:top w:val="none" w:sz="0" w:space="0" w:color="auto"/>
        <w:left w:val="none" w:sz="0" w:space="0" w:color="auto"/>
        <w:bottom w:val="none" w:sz="0" w:space="0" w:color="auto"/>
        <w:right w:val="none" w:sz="0" w:space="0" w:color="auto"/>
      </w:divBdr>
    </w:div>
    <w:div w:id="1992709176">
      <w:bodyDiv w:val="1"/>
      <w:marLeft w:val="0"/>
      <w:marRight w:val="0"/>
      <w:marTop w:val="0"/>
      <w:marBottom w:val="0"/>
      <w:divBdr>
        <w:top w:val="none" w:sz="0" w:space="0" w:color="auto"/>
        <w:left w:val="none" w:sz="0" w:space="0" w:color="auto"/>
        <w:bottom w:val="none" w:sz="0" w:space="0" w:color="auto"/>
        <w:right w:val="none" w:sz="0" w:space="0" w:color="auto"/>
      </w:divBdr>
    </w:div>
    <w:div w:id="2011322434">
      <w:bodyDiv w:val="1"/>
      <w:marLeft w:val="0"/>
      <w:marRight w:val="0"/>
      <w:marTop w:val="0"/>
      <w:marBottom w:val="0"/>
      <w:divBdr>
        <w:top w:val="none" w:sz="0" w:space="0" w:color="auto"/>
        <w:left w:val="none" w:sz="0" w:space="0" w:color="auto"/>
        <w:bottom w:val="none" w:sz="0" w:space="0" w:color="auto"/>
        <w:right w:val="none" w:sz="0" w:space="0" w:color="auto"/>
      </w:divBdr>
    </w:div>
    <w:div w:id="20921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png"/></Relationship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yperlink" Target="ftp://ftp.geogratis.gc.ca/pub/nrcan_rncan/archive/vector/framework_cadre/drainage_areas/1M_HYDRO_GUIDE_EN_2009.pdf" TargetMode="Externa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pierre.vernier@gmail.com" TargetMode="External"/><Relationship Id="rId14" Type="http://schemas.openxmlformats.org/officeDocument/2006/relationships/hyperlink" Target="https://github.com/prvernier/surrogate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B590D-5216-4F6D-97ED-D1D93178E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30</Pages>
  <Words>10862</Words>
  <Characters>61914</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72631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Vernier</dc:creator>
  <cp:lastModifiedBy>kim </cp:lastModifiedBy>
  <cp:revision>4</cp:revision>
  <dcterms:created xsi:type="dcterms:W3CDTF">2020-03-11T19:40:00Z</dcterms:created>
  <dcterms:modified xsi:type="dcterms:W3CDTF">2020-03-11T20:24:00Z</dcterms:modified>
</cp:coreProperties>
</file>